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603B99" w:rsidRDefault="00790ABA">
      <w:pPr>
        <w:rPr>
          <w:b/>
          <w:sz w:val="28"/>
          <w:szCs w:val="28"/>
        </w:rPr>
      </w:pPr>
      <w:proofErr w:type="spellStart"/>
      <w:r>
        <w:rPr>
          <w:b/>
          <w:sz w:val="28"/>
          <w:szCs w:val="28"/>
        </w:rPr>
        <w:t>lentiMPRA</w:t>
      </w:r>
      <w:proofErr w:type="spellEnd"/>
      <w:r>
        <w:rPr>
          <w:b/>
          <w:sz w:val="28"/>
          <w:szCs w:val="28"/>
        </w:rPr>
        <w:t xml:space="preserve"> &amp; </w:t>
      </w:r>
      <w:proofErr w:type="spellStart"/>
      <w:r>
        <w:rPr>
          <w:b/>
          <w:sz w:val="28"/>
          <w:szCs w:val="28"/>
        </w:rPr>
        <w:t>MPRAflow</w:t>
      </w:r>
      <w:proofErr w:type="spellEnd"/>
      <w:r>
        <w:rPr>
          <w:b/>
          <w:sz w:val="28"/>
          <w:szCs w:val="28"/>
        </w:rPr>
        <w:t xml:space="preserve"> for high-throughput functional characterization of gene regulatory elements</w:t>
      </w:r>
    </w:p>
    <w:p w14:paraId="00000002" w14:textId="77777777" w:rsidR="00603B99" w:rsidRDefault="00603B99">
      <w:pPr>
        <w:rPr>
          <w:b/>
        </w:rPr>
      </w:pPr>
    </w:p>
    <w:p w14:paraId="00000003" w14:textId="77777777" w:rsidR="00603B99" w:rsidRDefault="00603B99">
      <w:pPr>
        <w:rPr>
          <w:b/>
        </w:rPr>
      </w:pPr>
    </w:p>
    <w:p w14:paraId="00000004" w14:textId="77777777" w:rsidR="00603B99" w:rsidRDefault="00603B99"/>
    <w:p w14:paraId="00000005" w14:textId="0C69DF32" w:rsidR="00603B99" w:rsidRDefault="00DE63D0">
      <w:sdt>
        <w:sdtPr>
          <w:tag w:val="goog_rdk_0"/>
          <w:id w:val="-20327509"/>
        </w:sdtPr>
        <w:sdtContent/>
      </w:sdt>
      <w:r w:rsidR="00790ABA">
        <w:t>Gracie Gordon</w:t>
      </w:r>
      <w:r w:rsidR="00790ABA" w:rsidRPr="00790ABA">
        <w:rPr>
          <w:vertAlign w:val="superscript"/>
        </w:rPr>
        <w:t>1,2,3</w:t>
      </w:r>
      <w:r w:rsidR="0090753A">
        <w:rPr>
          <w:vertAlign w:val="superscript"/>
        </w:rPr>
        <w:t>,</w:t>
      </w:r>
      <w:r w:rsidR="00790ABA" w:rsidRPr="0090753A">
        <w:rPr>
          <w:vertAlign w:val="superscript"/>
        </w:rPr>
        <w:t>*</w:t>
      </w:r>
      <w:r w:rsidR="00790ABA">
        <w:t>, Fumitaka Inoue</w:t>
      </w:r>
      <w:r w:rsidR="00790ABA" w:rsidRPr="00790ABA">
        <w:rPr>
          <w:vertAlign w:val="superscript"/>
        </w:rPr>
        <w:t>1,2</w:t>
      </w:r>
      <w:r w:rsidR="00790ABA">
        <w:rPr>
          <w:vertAlign w:val="superscript"/>
        </w:rPr>
        <w:t>,</w:t>
      </w:r>
      <w:r w:rsidR="00790ABA" w:rsidRPr="00790ABA">
        <w:rPr>
          <w:vertAlign w:val="superscript"/>
        </w:rPr>
        <w:t>*</w:t>
      </w:r>
      <w:r w:rsidR="00790ABA">
        <w:rPr>
          <w:vertAlign w:val="superscript"/>
        </w:rPr>
        <w:t>,</w:t>
      </w:r>
      <w:r w:rsidR="00790ABA" w:rsidRPr="00790ABA">
        <w:rPr>
          <w:vertAlign w:val="superscript"/>
        </w:rPr>
        <w:t>^</w:t>
      </w:r>
      <w:r w:rsidR="00790ABA">
        <w:t>, Beth Martin</w:t>
      </w:r>
      <w:r w:rsidR="00790ABA">
        <w:rPr>
          <w:vertAlign w:val="superscript"/>
        </w:rPr>
        <w:t>4</w:t>
      </w:r>
      <w:r w:rsidR="00790ABA" w:rsidRPr="00790ABA">
        <w:rPr>
          <w:vertAlign w:val="superscript"/>
        </w:rPr>
        <w:t>,*</w:t>
      </w:r>
      <w:r w:rsidR="00790ABA">
        <w:t>, Max Schubach</w:t>
      </w:r>
      <w:r w:rsidR="00790ABA" w:rsidRPr="00790ABA">
        <w:rPr>
          <w:vertAlign w:val="superscript"/>
        </w:rPr>
        <w:t>5,</w:t>
      </w:r>
      <w:r w:rsidR="00A64218">
        <w:rPr>
          <w:vertAlign w:val="superscript"/>
        </w:rPr>
        <w:t>6,</w:t>
      </w:r>
      <w:r w:rsidR="00790ABA" w:rsidRPr="00790ABA">
        <w:rPr>
          <w:vertAlign w:val="superscript"/>
        </w:rPr>
        <w:t>*</w:t>
      </w:r>
      <w:r w:rsidR="00790ABA">
        <w:t xml:space="preserve">, Vikram </w:t>
      </w:r>
      <w:commentRangeStart w:id="0"/>
      <w:r w:rsidR="00790ABA">
        <w:t>Agarwal</w:t>
      </w:r>
      <w:r w:rsidR="00790ABA" w:rsidRPr="00790ABA">
        <w:rPr>
          <w:vertAlign w:val="superscript"/>
        </w:rPr>
        <w:t>4</w:t>
      </w:r>
      <w:commentRangeEnd w:id="0"/>
      <w:r>
        <w:rPr>
          <w:rStyle w:val="CommentReference"/>
          <w:rFonts w:ascii="Arial" w:eastAsiaTheme="minorEastAsia" w:hAnsi="Arial" w:cs="Arial"/>
          <w:lang w:val="en" w:eastAsia="ja-JP"/>
        </w:rPr>
        <w:commentReference w:id="0"/>
      </w:r>
      <w:ins w:id="1" w:author="Vikram Agarwal" w:date="2019-12-28T10:14:00Z">
        <w:r>
          <w:rPr>
            <w:vertAlign w:val="superscript"/>
          </w:rPr>
          <w:t>,5</w:t>
        </w:r>
      </w:ins>
      <w:r w:rsidR="00790ABA">
        <w:t>, Sean Whalen</w:t>
      </w:r>
      <w:r w:rsidR="00A64218" w:rsidRPr="00A64218">
        <w:rPr>
          <w:vertAlign w:val="superscript"/>
        </w:rPr>
        <w:t>7</w:t>
      </w:r>
      <w:r w:rsidR="00790ABA">
        <w:t xml:space="preserve">, </w:t>
      </w:r>
      <w:proofErr w:type="spellStart"/>
      <w:r w:rsidR="00790ABA">
        <w:t>Shiyun</w:t>
      </w:r>
      <w:proofErr w:type="spellEnd"/>
      <w:r w:rsidR="00790ABA">
        <w:t xml:space="preserve"> Feng</w:t>
      </w:r>
      <w:r w:rsidR="00AC0A05" w:rsidRPr="00AC0A05">
        <w:rPr>
          <w:vertAlign w:val="superscript"/>
        </w:rPr>
        <w:t>1,2</w:t>
      </w:r>
      <w:r w:rsidR="00790ABA">
        <w:t>, Jingjing Zhao</w:t>
      </w:r>
      <w:r w:rsidR="00A64218" w:rsidRPr="00A64218">
        <w:rPr>
          <w:vertAlign w:val="superscript"/>
        </w:rPr>
        <w:t>1,2</w:t>
      </w:r>
      <w:r w:rsidR="00790ABA">
        <w:t>, Tal Ashuach</w:t>
      </w:r>
      <w:r w:rsidR="00A64218" w:rsidRPr="00A64218">
        <w:rPr>
          <w:vertAlign w:val="superscript"/>
        </w:rPr>
        <w:t>8</w:t>
      </w:r>
      <w:r w:rsidR="00790ABA">
        <w:t>, Ryan Ziffra</w:t>
      </w:r>
      <w:r w:rsidR="00AC0A05" w:rsidRPr="00AC0A05">
        <w:rPr>
          <w:vertAlign w:val="superscript"/>
        </w:rPr>
        <w:t>1,2,3</w:t>
      </w:r>
      <w:r w:rsidR="00790ABA">
        <w:t xml:space="preserve">, </w:t>
      </w:r>
      <w:proofErr w:type="spellStart"/>
      <w:r w:rsidR="00790ABA">
        <w:t>Anat</w:t>
      </w:r>
      <w:proofErr w:type="spellEnd"/>
      <w:r w:rsidR="00790ABA">
        <w:t xml:space="preserve"> Kreimer</w:t>
      </w:r>
      <w:r w:rsidR="00AC0A05" w:rsidRPr="00AC0A05">
        <w:rPr>
          <w:vertAlign w:val="superscript"/>
        </w:rPr>
        <w:t>8</w:t>
      </w:r>
      <w:r w:rsidR="00790ABA">
        <w:t xml:space="preserve">, </w:t>
      </w:r>
      <w:proofErr w:type="spellStart"/>
      <w:r w:rsidR="00790ABA">
        <w:t>Ilias</w:t>
      </w:r>
      <w:proofErr w:type="spellEnd"/>
      <w:r w:rsidR="00790ABA">
        <w:t xml:space="preserve"> Georgakopoulous-Soares</w:t>
      </w:r>
      <w:r w:rsidR="00AC0A05" w:rsidRPr="00AC0A05">
        <w:rPr>
          <w:vertAlign w:val="superscript"/>
        </w:rPr>
        <w:t>1,2</w:t>
      </w:r>
      <w:r w:rsidR="00790ABA">
        <w:t>, Nir Yosef</w:t>
      </w:r>
      <w:r w:rsidR="00AC0A05" w:rsidRPr="00AC0A05">
        <w:rPr>
          <w:vertAlign w:val="superscript"/>
        </w:rPr>
        <w:t>8,9</w:t>
      </w:r>
      <w:r w:rsidR="00790ABA">
        <w:t>, Chun Ye</w:t>
      </w:r>
      <w:r w:rsidR="000A3D12">
        <w:rPr>
          <w:vertAlign w:val="superscript"/>
        </w:rPr>
        <w:t>1,2,</w:t>
      </w:r>
      <w:r w:rsidR="00AC0A05" w:rsidRPr="00AC0A05">
        <w:rPr>
          <w:vertAlign w:val="superscript"/>
        </w:rPr>
        <w:t>10</w:t>
      </w:r>
      <w:r w:rsidR="000A3D12">
        <w:rPr>
          <w:vertAlign w:val="superscript"/>
        </w:rPr>
        <w:t>,11</w:t>
      </w:r>
      <w:r w:rsidR="00790ABA">
        <w:t>, Katherine S Pollard</w:t>
      </w:r>
      <w:r w:rsidR="00AC0A05" w:rsidRPr="00AC0A05">
        <w:rPr>
          <w:vertAlign w:val="superscript"/>
        </w:rPr>
        <w:t>2,7,9,1</w:t>
      </w:r>
      <w:r w:rsidR="003146E3">
        <w:rPr>
          <w:vertAlign w:val="superscript"/>
        </w:rPr>
        <w:t>0</w:t>
      </w:r>
      <w:r w:rsidR="00790ABA">
        <w:t>, Jay Shendure</w:t>
      </w:r>
      <w:r w:rsidR="003146E3" w:rsidRPr="003146E3">
        <w:rPr>
          <w:vertAlign w:val="superscript"/>
        </w:rPr>
        <w:t>4,1</w:t>
      </w:r>
      <w:r w:rsidR="000A3D12">
        <w:rPr>
          <w:vertAlign w:val="superscript"/>
        </w:rPr>
        <w:t>2</w:t>
      </w:r>
      <w:r w:rsidR="003146E3" w:rsidRPr="003146E3">
        <w:rPr>
          <w:vertAlign w:val="superscript"/>
        </w:rPr>
        <w:t>,1</w:t>
      </w:r>
      <w:r w:rsidR="000A3D12">
        <w:rPr>
          <w:vertAlign w:val="superscript"/>
        </w:rPr>
        <w:t>3</w:t>
      </w:r>
      <w:r w:rsidR="003146E3" w:rsidRPr="003146E3">
        <w:rPr>
          <w:vertAlign w:val="superscript"/>
        </w:rPr>
        <w:t>,</w:t>
      </w:r>
      <w:r w:rsidR="00790ABA" w:rsidRPr="003146E3">
        <w:rPr>
          <w:vertAlign w:val="superscript"/>
        </w:rPr>
        <w:t>^</w:t>
      </w:r>
      <w:r w:rsidR="00790ABA">
        <w:t xml:space="preserve">, </w:t>
      </w:r>
      <w:r w:rsidR="00532E70" w:rsidRPr="00532E70">
        <w:t>Martin Kircher</w:t>
      </w:r>
      <w:r w:rsidR="00532E70" w:rsidRPr="00532E70">
        <w:rPr>
          <w:vertAlign w:val="superscript"/>
        </w:rPr>
        <w:t>5,6,^</w:t>
      </w:r>
      <w:r w:rsidR="00532E70" w:rsidRPr="00532E70">
        <w:t>,</w:t>
      </w:r>
      <w:r w:rsidR="00532E70">
        <w:t xml:space="preserve"> </w:t>
      </w:r>
      <w:r w:rsidR="00790ABA">
        <w:t>Nadav Ahituv</w:t>
      </w:r>
      <w:r w:rsidR="003146E3" w:rsidRPr="003146E3">
        <w:rPr>
          <w:vertAlign w:val="superscript"/>
        </w:rPr>
        <w:t>1,2,</w:t>
      </w:r>
      <w:r w:rsidR="00790ABA" w:rsidRPr="003146E3">
        <w:rPr>
          <w:vertAlign w:val="superscript"/>
        </w:rPr>
        <w:t>^</w:t>
      </w:r>
    </w:p>
    <w:p w14:paraId="00000006" w14:textId="77777777" w:rsidR="00603B99" w:rsidRPr="0090753A" w:rsidRDefault="00603B99"/>
    <w:p w14:paraId="00000008" w14:textId="0A7AE0EE" w:rsidR="00603B99" w:rsidRDefault="00790ABA">
      <w:r w:rsidRPr="00790ABA">
        <w:rPr>
          <w:vertAlign w:val="superscript"/>
        </w:rPr>
        <w:t>1</w:t>
      </w:r>
      <w:r>
        <w:t>Department of Bioengineering and Therapeutic Sciences, University of California San Francisco, San Francisco, CA 94158, USA</w:t>
      </w:r>
    </w:p>
    <w:p w14:paraId="00000009" w14:textId="2713C5CE" w:rsidR="00603B99" w:rsidRDefault="00790ABA">
      <w:r w:rsidRPr="00790ABA">
        <w:rPr>
          <w:vertAlign w:val="superscript"/>
        </w:rPr>
        <w:t>2</w:t>
      </w:r>
      <w:r>
        <w:t>Institute for Human Genetics, University of California San Francisco, San Francisco, CA 94158, USA</w:t>
      </w:r>
    </w:p>
    <w:p w14:paraId="1D35B0A7" w14:textId="3C984448" w:rsidR="00790ABA" w:rsidRDefault="00790ABA">
      <w:r w:rsidRPr="00790ABA">
        <w:rPr>
          <w:vertAlign w:val="superscript"/>
        </w:rPr>
        <w:t>3</w:t>
      </w:r>
      <w:r>
        <w:t xml:space="preserve">Biological and Medical Informatics </w:t>
      </w:r>
      <w:commentRangeStart w:id="2"/>
      <w:r>
        <w:t xml:space="preserve">Graduate Program, </w:t>
      </w:r>
      <w:commentRangeEnd w:id="2"/>
      <w:r w:rsidR="00DE63D0">
        <w:rPr>
          <w:rStyle w:val="CommentReference"/>
          <w:rFonts w:ascii="Arial" w:eastAsiaTheme="minorEastAsia" w:hAnsi="Arial" w:cs="Arial"/>
          <w:lang w:val="en" w:eastAsia="ja-JP"/>
        </w:rPr>
        <w:commentReference w:id="2"/>
      </w:r>
      <w:r>
        <w:t>University of California San Francisco, San Francisco, CA, USA.</w:t>
      </w:r>
    </w:p>
    <w:p w14:paraId="3BE8B937" w14:textId="77777777" w:rsidR="00DE63D0" w:rsidRDefault="00790ABA">
      <w:pPr>
        <w:rPr>
          <w:ins w:id="3" w:author="Vikram Agarwal" w:date="2019-12-28T10:14:00Z"/>
        </w:rPr>
      </w:pPr>
      <w:r w:rsidRPr="00790ABA">
        <w:rPr>
          <w:vertAlign w:val="superscript"/>
        </w:rPr>
        <w:t>4</w:t>
      </w:r>
      <w:r>
        <w:t>Department of Genome Sciences, University of Washington, Seattle, WA 98195, USA</w:t>
      </w:r>
    </w:p>
    <w:p w14:paraId="0000000A" w14:textId="5C5BC2AF" w:rsidR="00603B99" w:rsidRDefault="00DE63D0">
      <w:ins w:id="4" w:author="Vikram Agarwal" w:date="2019-12-28T10:14:00Z">
        <w:r w:rsidRPr="00790ABA">
          <w:rPr>
            <w:vertAlign w:val="superscript"/>
          </w:rPr>
          <w:t>5</w:t>
        </w:r>
        <w:r w:rsidRPr="00DE63D0">
          <w:rPr>
            <w:color w:val="000000"/>
          </w:rPr>
          <w:t>Calico Life Sciences LLC, South San Francisco, CA 94080, USA</w:t>
        </w:r>
      </w:ins>
      <w:r w:rsidR="00790ABA">
        <w:t xml:space="preserve"> </w:t>
      </w:r>
    </w:p>
    <w:p w14:paraId="0000000B" w14:textId="66D64561" w:rsidR="00603B99" w:rsidRDefault="00790ABA">
      <w:r w:rsidRPr="00790ABA">
        <w:rPr>
          <w:vertAlign w:val="superscript"/>
        </w:rPr>
        <w:t>5</w:t>
      </w:r>
      <w:r>
        <w:t xml:space="preserve">Berlin Institute of Health (BIH), 10178, Berlin, Germany </w:t>
      </w:r>
    </w:p>
    <w:p w14:paraId="0000000C" w14:textId="722E45AB" w:rsidR="00603B99" w:rsidRDefault="00A64218">
      <w:r w:rsidRPr="00A64218">
        <w:rPr>
          <w:vertAlign w:val="superscript"/>
        </w:rPr>
        <w:t>6</w:t>
      </w:r>
      <w:r w:rsidR="00790ABA">
        <w:t xml:space="preserve">Charité - </w:t>
      </w:r>
      <w:proofErr w:type="spellStart"/>
      <w:r w:rsidR="00790ABA">
        <w:t>Universitätsmedizin</w:t>
      </w:r>
      <w:proofErr w:type="spellEnd"/>
      <w:r w:rsidR="00790ABA">
        <w:t xml:space="preserve"> Berlin, 10117, Berlin, Germany</w:t>
      </w:r>
    </w:p>
    <w:p w14:paraId="74339440" w14:textId="4AADB3E4" w:rsidR="00A64218" w:rsidRDefault="00A64218">
      <w:r w:rsidRPr="00A64218">
        <w:rPr>
          <w:vertAlign w:val="superscript"/>
        </w:rPr>
        <w:t>7</w:t>
      </w:r>
      <w:r>
        <w:t xml:space="preserve">Gladstone Institutes, San Francisco, CA 94158, USA </w:t>
      </w:r>
    </w:p>
    <w:p w14:paraId="04DB1A6F" w14:textId="28F1369E" w:rsidR="00A64218" w:rsidRDefault="00A64218">
      <w:r w:rsidRPr="00A64218">
        <w:rPr>
          <w:vertAlign w:val="superscript"/>
        </w:rPr>
        <w:t>8</w:t>
      </w:r>
      <w:r>
        <w:t>Department of Electrical Engineering and Computer Sciences and Center for Computational Biology, University of California Berkeley, Berkeley, CA, USA</w:t>
      </w:r>
    </w:p>
    <w:p w14:paraId="59DA5B66" w14:textId="3FB8D4F2" w:rsidR="00AC0A05" w:rsidRDefault="00AC0A05">
      <w:r w:rsidRPr="00AC0A05">
        <w:rPr>
          <w:vertAlign w:val="superscript"/>
        </w:rPr>
        <w:t>9</w:t>
      </w:r>
      <w:r>
        <w:t xml:space="preserve">Chan-Zuckerberg </w:t>
      </w:r>
      <w:proofErr w:type="spellStart"/>
      <w:r>
        <w:t>Biohub</w:t>
      </w:r>
      <w:proofErr w:type="spellEnd"/>
      <w:r>
        <w:t>, San Francisco, CA 94158, USA</w:t>
      </w:r>
    </w:p>
    <w:p w14:paraId="694B53E0" w14:textId="2352CAD8" w:rsidR="00AC0A05" w:rsidRDefault="00AC0A05">
      <w:r w:rsidRPr="00AC0A05">
        <w:rPr>
          <w:vertAlign w:val="superscript"/>
        </w:rPr>
        <w:t>10</w:t>
      </w:r>
      <w:r>
        <w:t>Department of Epidemiology and Biostatistics and Institute of Computational Health Sciences, University of California San Francisco, San Francisco, CA, USA</w:t>
      </w:r>
    </w:p>
    <w:p w14:paraId="3A3C7F7C" w14:textId="122167F0" w:rsidR="000A3D12" w:rsidRPr="00AC0A05" w:rsidRDefault="000A3D12">
      <w:r w:rsidRPr="000A3D12">
        <w:rPr>
          <w:vertAlign w:val="superscript"/>
        </w:rPr>
        <w:t>11</w:t>
      </w:r>
      <w:r w:rsidRPr="000A3D12">
        <w:t>Institute for Computational Health Sciences, University of California,</w:t>
      </w:r>
      <w:del w:id="5" w:author="Vikram Agarwal" w:date="2019-12-28T10:15:00Z">
        <w:r w:rsidRPr="000A3D12" w:rsidDel="00DE63D0">
          <w:delText>,</w:delText>
        </w:r>
      </w:del>
      <w:r w:rsidRPr="000A3D12">
        <w:t xml:space="preserve"> San Francisco, San Francisco, California, USA</w:t>
      </w:r>
    </w:p>
    <w:p w14:paraId="0000000D" w14:textId="762F0B94" w:rsidR="00603B99" w:rsidRDefault="003146E3">
      <w:r w:rsidRPr="003146E3">
        <w:rPr>
          <w:vertAlign w:val="superscript"/>
        </w:rPr>
        <w:t>1</w:t>
      </w:r>
      <w:r w:rsidR="000A3D12">
        <w:rPr>
          <w:vertAlign w:val="superscript"/>
        </w:rPr>
        <w:t>2</w:t>
      </w:r>
      <w:r w:rsidR="00790ABA">
        <w:t xml:space="preserve">Howard Hughes Medical Institute, Seattle, WA 98195, USA </w:t>
      </w:r>
    </w:p>
    <w:p w14:paraId="0000000E" w14:textId="6822F415" w:rsidR="00603B99" w:rsidRDefault="000A3D12">
      <w:r>
        <w:rPr>
          <w:vertAlign w:val="superscript"/>
        </w:rPr>
        <w:t>13</w:t>
      </w:r>
      <w:r w:rsidR="00790ABA">
        <w:t xml:space="preserve">Brotman </w:t>
      </w:r>
      <w:proofErr w:type="spellStart"/>
      <w:r w:rsidR="00790ABA">
        <w:t>Baty</w:t>
      </w:r>
      <w:proofErr w:type="spellEnd"/>
      <w:r w:rsidR="00790ABA">
        <w:t xml:space="preserve"> Institute for Precision Medicine, University of Washington, Seattle, WA 98195, USA</w:t>
      </w:r>
    </w:p>
    <w:p w14:paraId="00000016" w14:textId="77777777" w:rsidR="00603B99" w:rsidRDefault="00603B99">
      <w:pPr>
        <w:rPr>
          <w:b/>
        </w:rPr>
      </w:pPr>
    </w:p>
    <w:p w14:paraId="00000017" w14:textId="12D6033C" w:rsidR="00603B99" w:rsidRDefault="00790ABA">
      <w:r>
        <w:t>*</w:t>
      </w:r>
      <w:r w:rsidRPr="00790ABA">
        <w:t xml:space="preserve"> These authors contributed equally to the work.</w:t>
      </w:r>
    </w:p>
    <w:p w14:paraId="6A44B8BA" w14:textId="125127CF" w:rsidR="00790ABA" w:rsidRDefault="00790ABA">
      <w:r>
        <w:t>^</w:t>
      </w:r>
      <w:r w:rsidRPr="00790ABA">
        <w:t xml:space="preserve">Correspondence to: </w:t>
      </w:r>
      <w:r w:rsidR="00660941">
        <w:t>F.I. (</w:t>
      </w:r>
      <w:hyperlink r:id="rId10" w:history="1">
        <w:r w:rsidR="00660941" w:rsidRPr="00F45527">
          <w:rPr>
            <w:rStyle w:val="Hyperlink"/>
          </w:rPr>
          <w:t>fumitaka.inoue@ucsf.edu</w:t>
        </w:r>
      </w:hyperlink>
      <w:r w:rsidR="00660941">
        <w:t>), J.S</w:t>
      </w:r>
      <w:r w:rsidR="00660941" w:rsidRPr="00790ABA">
        <w:t>. (</w:t>
      </w:r>
      <w:hyperlink r:id="rId11" w:history="1">
        <w:r w:rsidR="00660941" w:rsidRPr="00F45527">
          <w:rPr>
            <w:rStyle w:val="Hyperlink"/>
          </w:rPr>
          <w:t>shendure@uw.edu</w:t>
        </w:r>
      </w:hyperlink>
      <w:r w:rsidR="00660941" w:rsidRPr="00790ABA">
        <w:t>)</w:t>
      </w:r>
      <w:r w:rsidR="00660941">
        <w:t xml:space="preserve">, </w:t>
      </w:r>
      <w:r w:rsidR="00532E70" w:rsidRPr="00532E70">
        <w:t>M.K. (</w:t>
      </w:r>
      <w:hyperlink r:id="rId12" w:history="1">
        <w:r w:rsidR="00532E70" w:rsidRPr="00532E70">
          <w:rPr>
            <w:rStyle w:val="Hyperlink"/>
          </w:rPr>
          <w:t>martin.kircher@bihealth.de</w:t>
        </w:r>
      </w:hyperlink>
      <w:r w:rsidR="00532E70" w:rsidRPr="00532E70">
        <w:t>),</w:t>
      </w:r>
      <w:r w:rsidR="00532E70">
        <w:t xml:space="preserve"> </w:t>
      </w:r>
      <w:r w:rsidRPr="00790ABA">
        <w:t>N.A. (</w:t>
      </w:r>
      <w:hyperlink r:id="rId13" w:history="1">
        <w:r w:rsidR="00660941" w:rsidRPr="00F45527">
          <w:rPr>
            <w:rStyle w:val="Hyperlink"/>
          </w:rPr>
          <w:t>nadav.ahituv@ucsf.edu</w:t>
        </w:r>
      </w:hyperlink>
      <w:r w:rsidRPr="00790ABA">
        <w:t>)</w:t>
      </w:r>
      <w:r w:rsidR="00660941">
        <w:t xml:space="preserve"> </w:t>
      </w:r>
    </w:p>
    <w:p w14:paraId="00000018" w14:textId="1B06ADC2" w:rsidR="00603B99" w:rsidRDefault="00790ABA">
      <w:pPr>
        <w:rPr>
          <w:b/>
        </w:rPr>
      </w:pPr>
      <w:r>
        <w:t xml:space="preserve"> </w:t>
      </w:r>
      <w:r>
        <w:br w:type="page"/>
      </w:r>
    </w:p>
    <w:p w14:paraId="00000019" w14:textId="77777777" w:rsidR="00603B99" w:rsidRDefault="00790ABA">
      <w:pPr>
        <w:rPr>
          <w:b/>
        </w:rPr>
      </w:pPr>
      <w:r>
        <w:rPr>
          <w:b/>
        </w:rPr>
        <w:lastRenderedPageBreak/>
        <w:t>ABSTRACT</w:t>
      </w:r>
    </w:p>
    <w:p w14:paraId="0000001A" w14:textId="129FD3FD" w:rsidR="00603B99" w:rsidRDefault="00790ABA">
      <w:r>
        <w:t xml:space="preserve">Massively Parallel Reporter Assays (MPRAs) can simultaneously measure the function of thousands of candidate regulatory sequences (CRS) in a quantitative manner. In this method, CRS are cloned upstream of a minimal promoter and reporter gene alongside a unique barcode and introduced into cells. If the CRS is a functional regulatory element, it will lead to the transcription of the barcode sequence, which is measured via </w:t>
      </w:r>
      <w:commentRangeStart w:id="6"/>
      <w:r>
        <w:t xml:space="preserve">RNA-seq </w:t>
      </w:r>
      <w:commentRangeEnd w:id="6"/>
      <w:r w:rsidR="00DE63D0">
        <w:rPr>
          <w:rStyle w:val="CommentReference"/>
          <w:rFonts w:ascii="Arial" w:eastAsiaTheme="minorEastAsia" w:hAnsi="Arial" w:cs="Arial"/>
          <w:lang w:val="en" w:eastAsia="ja-JP"/>
        </w:rPr>
        <w:commentReference w:id="6"/>
      </w:r>
      <w:r>
        <w:t>and normalized for cellular integration via DNA sequencing of the barcode. This technology has been used to t</w:t>
      </w:r>
      <w:r w:rsidR="00D51063">
        <w:t>est hundreds of thou</w:t>
      </w:r>
      <w:r>
        <w:t>sands of sequences and their variants for regulatory activity, decipher the regulatory code and its evolution and for the development of genetic switches. Lentivirus-based MPRA (</w:t>
      </w:r>
      <w:proofErr w:type="spellStart"/>
      <w:r>
        <w:t>lentiMPRA</w:t>
      </w:r>
      <w:proofErr w:type="spellEnd"/>
      <w:r>
        <w:t xml:space="preserve">) allows the use of this technique in hard to transfect cells and also obtain ‘in genome’ readouts. Here, we provide a detailed protocol for </w:t>
      </w:r>
      <w:proofErr w:type="spellStart"/>
      <w:r>
        <w:t>lentiMPRA</w:t>
      </w:r>
      <w:proofErr w:type="spellEnd"/>
      <w:r>
        <w:t xml:space="preserve"> along with a user friendly and flexible computational pipeline, </w:t>
      </w:r>
      <w:commentRangeStart w:id="7"/>
      <w:proofErr w:type="spellStart"/>
      <w:r>
        <w:t>MPRAflow</w:t>
      </w:r>
      <w:commentRangeEnd w:id="7"/>
      <w:proofErr w:type="spellEnd"/>
      <w:r w:rsidR="00DE63D0">
        <w:rPr>
          <w:rStyle w:val="CommentReference"/>
          <w:rFonts w:ascii="Arial" w:eastAsiaTheme="minorEastAsia" w:hAnsi="Arial" w:cs="Arial"/>
          <w:lang w:val="en" w:eastAsia="ja-JP"/>
        </w:rPr>
        <w:commentReference w:id="7"/>
      </w:r>
      <w:r>
        <w:t xml:space="preserve">, for </w:t>
      </w:r>
      <w:ins w:id="8" w:author="Vikram Agarwal" w:date="2019-12-28T10:25:00Z">
        <w:r w:rsidR="00ED263B">
          <w:t xml:space="preserve">general </w:t>
        </w:r>
      </w:ins>
      <w:r>
        <w:t>MPRA analyses.</w:t>
      </w:r>
    </w:p>
    <w:p w14:paraId="0000001B" w14:textId="77777777" w:rsidR="00603B99" w:rsidRDefault="00790ABA">
      <w:r>
        <w:br w:type="page"/>
      </w:r>
    </w:p>
    <w:p w14:paraId="0000001C" w14:textId="77777777" w:rsidR="00603B99" w:rsidRDefault="00790ABA">
      <w:pPr>
        <w:rPr>
          <w:b/>
        </w:rPr>
      </w:pPr>
      <w:r>
        <w:rPr>
          <w:b/>
        </w:rPr>
        <w:lastRenderedPageBreak/>
        <w:t>INTRODUCTION</w:t>
      </w:r>
    </w:p>
    <w:p w14:paraId="0000001D" w14:textId="77777777" w:rsidR="00603B99" w:rsidRDefault="00603B99">
      <w:pPr>
        <w:rPr>
          <w:b/>
        </w:rPr>
      </w:pPr>
    </w:p>
    <w:p w14:paraId="0000001E" w14:textId="1A29F5FC" w:rsidR="00603B99" w:rsidRDefault="00790ABA">
      <w:r>
        <w:t xml:space="preserve">Gene regulatory elements control </w:t>
      </w:r>
      <w:ins w:id="9" w:author="Vikram Agarwal" w:date="2019-12-28T10:29:00Z">
        <w:r w:rsidR="00ED263B">
          <w:t xml:space="preserve">a </w:t>
        </w:r>
      </w:ins>
      <w:r>
        <w:t>gene</w:t>
      </w:r>
      <w:ins w:id="10" w:author="Vikram Agarwal" w:date="2019-12-28T10:29:00Z">
        <w:r w:rsidR="00ED263B">
          <w:t>’s</w:t>
        </w:r>
      </w:ins>
      <w:r>
        <w:t xml:space="preserve"> transcription. The</w:t>
      </w:r>
      <w:ins w:id="11" w:author="Vikram Agarwal" w:date="2019-12-28T10:28:00Z">
        <w:r w:rsidR="00ED263B">
          <w:t>se</w:t>
        </w:r>
      </w:ins>
      <w:del w:id="12" w:author="Vikram Agarwal" w:date="2019-12-28T10:28:00Z">
        <w:r w:rsidDel="00ED263B">
          <w:delText>y</w:delText>
        </w:r>
      </w:del>
      <w:r>
        <w:t xml:space="preserve"> </w:t>
      </w:r>
      <w:del w:id="13" w:author="Vikram Agarwal" w:date="2019-12-28T10:29:00Z">
        <w:r w:rsidDel="00ED263B">
          <w:delText xml:space="preserve">can </w:delText>
        </w:r>
      </w:del>
      <w:r>
        <w:t>include sequences that activate transcription</w:t>
      </w:r>
      <w:del w:id="14" w:author="Vikram Agarwal" w:date="2019-12-28T10:28:00Z">
        <w:r w:rsidDel="00ED263B">
          <w:delText>,</w:delText>
        </w:r>
      </w:del>
      <w:r>
        <w:t xml:space="preserve"> </w:t>
      </w:r>
      <w:del w:id="15" w:author="Vikram Agarwal" w:date="2019-12-28T10:28:00Z">
        <w:r w:rsidDel="00ED263B">
          <w:delText xml:space="preserve">like </w:delText>
        </w:r>
      </w:del>
      <w:ins w:id="16" w:author="Vikram Agarwal" w:date="2019-12-28T10:28:00Z">
        <w:r w:rsidR="00ED263B">
          <w:t>such as</w:t>
        </w:r>
        <w:r w:rsidR="00ED263B">
          <w:t xml:space="preserve"> </w:t>
        </w:r>
      </w:ins>
      <w:r>
        <w:t xml:space="preserve">promoters </w:t>
      </w:r>
      <w:del w:id="17" w:author="Vikram Agarwal" w:date="2019-12-28T10:28:00Z">
        <w:r w:rsidDel="00ED263B">
          <w:delText xml:space="preserve">(adjacent to the gene) </w:delText>
        </w:r>
      </w:del>
      <w:r>
        <w:t>and enhancers</w:t>
      </w:r>
      <w:del w:id="18" w:author="Vikram Agarwal" w:date="2019-12-28T10:28:00Z">
        <w:r w:rsidDel="00ED263B">
          <w:delText xml:space="preserve"> (distal from the gene)</w:delText>
        </w:r>
      </w:del>
      <w:r>
        <w:t xml:space="preserve">, </w:t>
      </w:r>
      <w:del w:id="19" w:author="Vikram Agarwal" w:date="2019-12-28T10:26:00Z">
        <w:r w:rsidDel="00ED263B">
          <w:delText xml:space="preserve">or </w:delText>
        </w:r>
      </w:del>
      <w:r>
        <w:t xml:space="preserve">silencers that </w:t>
      </w:r>
      <w:del w:id="20" w:author="Vikram Agarwal" w:date="2019-12-28T10:26:00Z">
        <w:r w:rsidDel="00ED263B">
          <w:delText xml:space="preserve">silence </w:delText>
        </w:r>
      </w:del>
      <w:ins w:id="21" w:author="Vikram Agarwal" w:date="2019-12-28T10:26:00Z">
        <w:r w:rsidR="00ED263B">
          <w:t>repress</w:t>
        </w:r>
        <w:r w:rsidR="00ED263B">
          <w:t xml:space="preserve"> </w:t>
        </w:r>
      </w:ins>
      <w:r>
        <w:t>a gene</w:t>
      </w:r>
      <w:ins w:id="22" w:author="Vikram Agarwal" w:date="2019-12-28T10:26:00Z">
        <w:r w:rsidR="00ED263B">
          <w:t>,</w:t>
        </w:r>
      </w:ins>
      <w:r>
        <w:t xml:space="preserve"> or insulators that </w:t>
      </w:r>
      <w:del w:id="23" w:author="Vikram Agarwal" w:date="2019-12-28T10:30:00Z">
        <w:r w:rsidDel="00ED263B">
          <w:delText>sequester the</w:delText>
        </w:r>
      </w:del>
      <w:ins w:id="24" w:author="Vikram Agarwal" w:date="2019-12-28T10:30:00Z">
        <w:r w:rsidR="00ED263B">
          <w:t>restrict</w:t>
        </w:r>
      </w:ins>
      <w:r>
        <w:t xml:space="preserve"> gene</w:t>
      </w:r>
      <w:ins w:id="25" w:author="Vikram Agarwal" w:date="2019-12-28T10:30:00Z">
        <w:r w:rsidR="00ED263B">
          <w:t>s</w:t>
        </w:r>
      </w:ins>
      <w:r>
        <w:t xml:space="preserve"> </w:t>
      </w:r>
      <w:del w:id="26" w:author="Vikram Agarwal" w:date="2019-12-28T10:27:00Z">
        <w:r w:rsidDel="00ED263B">
          <w:delText>such that it</w:delText>
        </w:r>
      </w:del>
      <w:ins w:id="27" w:author="Vikram Agarwal" w:date="2019-12-28T10:30:00Z">
        <w:r w:rsidR="00ED263B">
          <w:t>from</w:t>
        </w:r>
      </w:ins>
      <w:r>
        <w:t xml:space="preserve"> interact</w:t>
      </w:r>
      <w:ins w:id="28" w:author="Vikram Agarwal" w:date="2019-12-28T10:30:00Z">
        <w:r w:rsidR="00ED263B">
          <w:t>ing</w:t>
        </w:r>
      </w:ins>
      <w:del w:id="29" w:author="Vikram Agarwal" w:date="2019-12-28T10:27:00Z">
        <w:r w:rsidDel="00ED263B">
          <w:delText>s</w:delText>
        </w:r>
      </w:del>
      <w:r>
        <w:t xml:space="preserve"> </w:t>
      </w:r>
      <w:del w:id="30" w:author="Vikram Agarwal" w:date="2019-12-28T10:30:00Z">
        <w:r w:rsidDel="00ED263B">
          <w:delText>only with its own</w:delText>
        </w:r>
      </w:del>
      <w:ins w:id="31" w:author="Vikram Agarwal" w:date="2019-12-28T10:30:00Z">
        <w:r w:rsidR="00ED263B">
          <w:t>with certain</w:t>
        </w:r>
      </w:ins>
      <w:r>
        <w:t xml:space="preserve"> regulatory elements. Nucleotide variation in these elements can have a major effect on phenotype. Mutations </w:t>
      </w:r>
      <w:ins w:id="32" w:author="Vikram Agarwal" w:date="2019-12-28T10:31:00Z">
        <w:r w:rsidR="00ED263B">
          <w:t>with</w:t>
        </w:r>
      </w:ins>
      <w:r>
        <w:t>in them have been shown to be a major cause of human disease</w:t>
      </w:r>
      <w:r>
        <w:rPr>
          <w:vertAlign w:val="superscript"/>
        </w:rPr>
        <w:t>1</w:t>
      </w:r>
      <w:r>
        <w:t>. For example, over 90% of all human disease genome-wide association studies (GWAS) have shown associations with noncoding variants</w:t>
      </w:r>
      <w:r>
        <w:rPr>
          <w:vertAlign w:val="superscript"/>
        </w:rPr>
        <w:t>2</w:t>
      </w:r>
      <w:r>
        <w:t xml:space="preserve"> and colocalize with potential gene regulatory elements</w:t>
      </w:r>
      <w:r>
        <w:rPr>
          <w:vertAlign w:val="superscript"/>
        </w:rPr>
        <w:t>3</w:t>
      </w:r>
      <w:r>
        <w:t xml:space="preserve">. In addition, gene regulatory elements can be major drivers of evolutionary </w:t>
      </w:r>
      <w:commentRangeStart w:id="33"/>
      <w:r>
        <w:t>speciation</w:t>
      </w:r>
      <w:commentRangeEnd w:id="33"/>
      <w:r w:rsidR="00ED263B">
        <w:rPr>
          <w:rStyle w:val="CommentReference"/>
          <w:rFonts w:ascii="Arial" w:eastAsiaTheme="minorEastAsia" w:hAnsi="Arial" w:cs="Arial"/>
          <w:lang w:val="en" w:eastAsia="ja-JP"/>
        </w:rPr>
        <w:commentReference w:id="33"/>
      </w:r>
      <w:r>
        <w:t>, driving differences between species such as morphology, diet</w:t>
      </w:r>
      <w:ins w:id="34" w:author="Vikram Agarwal" w:date="2019-12-28T10:32:00Z">
        <w:r w:rsidR="00ED263B">
          <w:t>,</w:t>
        </w:r>
      </w:ins>
      <w:r>
        <w:t xml:space="preserve"> and behavior</w:t>
      </w:r>
      <w:r>
        <w:rPr>
          <w:vertAlign w:val="superscript"/>
        </w:rPr>
        <w:t>4</w:t>
      </w:r>
      <w:r>
        <w:t xml:space="preserve">. These sequences can also be used as genetic switches to </w:t>
      </w:r>
      <w:del w:id="35" w:author="Vikram Agarwal" w:date="2019-12-28T10:34:00Z">
        <w:r w:rsidDel="00EE04A2">
          <w:delText xml:space="preserve">turn </w:delText>
        </w:r>
      </w:del>
      <w:ins w:id="36" w:author="Vikram Agarwal" w:date="2019-12-28T10:34:00Z">
        <w:r w:rsidR="00EE04A2">
          <w:t>tune</w:t>
        </w:r>
        <w:r w:rsidR="00EE04A2">
          <w:t xml:space="preserve"> </w:t>
        </w:r>
      </w:ins>
      <w:r>
        <w:t xml:space="preserve">transgenes </w:t>
      </w:r>
      <w:del w:id="37" w:author="Vikram Agarwal" w:date="2019-12-28T10:35:00Z">
        <w:r w:rsidDel="00EE04A2">
          <w:delText>on or off or at</w:delText>
        </w:r>
      </w:del>
      <w:ins w:id="38" w:author="Vikram Agarwal" w:date="2019-12-28T10:35:00Z">
        <w:r w:rsidR="00EE04A2">
          <w:t>to</w:t>
        </w:r>
      </w:ins>
      <w:r>
        <w:t xml:space="preserve"> specific levels in </w:t>
      </w:r>
      <w:del w:id="39" w:author="Vikram Agarwal" w:date="2019-12-28T10:35:00Z">
        <w:r w:rsidDel="00EE04A2">
          <w:delText xml:space="preserve">specific </w:delText>
        </w:r>
      </w:del>
      <w:ins w:id="40" w:author="Vikram Agarwal" w:date="2019-12-28T10:35:00Z">
        <w:r w:rsidR="00EE04A2">
          <w:t>certain</w:t>
        </w:r>
        <w:r w:rsidR="00EE04A2">
          <w:t xml:space="preserve"> </w:t>
        </w:r>
      </w:ins>
      <w:r>
        <w:t xml:space="preserve">cell types or tissues. </w:t>
      </w:r>
    </w:p>
    <w:p w14:paraId="0000001F" w14:textId="77777777" w:rsidR="00603B99" w:rsidRDefault="00603B99"/>
    <w:p w14:paraId="00000020" w14:textId="6896216B" w:rsidR="00603B99" w:rsidRDefault="00790ABA">
      <w:r>
        <w:t>In this protocol, we focus on gene activation associated regulatory elements, promoters and enhancers. These sequences can be identified in a genome-wide manner by biochemical methods such as chromatin immunoprecipitation followed by sequencing (ChIP-seq</w:t>
      </w:r>
      <w:r>
        <w:rPr>
          <w:vertAlign w:val="superscript"/>
        </w:rPr>
        <w:t>5</w:t>
      </w:r>
      <w:r>
        <w:t>), assay for transposase-accessible chromatin using sequencing (</w:t>
      </w:r>
      <w:commentRangeStart w:id="41"/>
      <w:r>
        <w:t>ATAC</w:t>
      </w:r>
      <w:commentRangeEnd w:id="41"/>
      <w:r w:rsidR="00EE04A2">
        <w:rPr>
          <w:rStyle w:val="CommentReference"/>
          <w:rFonts w:ascii="Arial" w:eastAsiaTheme="minorEastAsia" w:hAnsi="Arial" w:cs="Arial"/>
          <w:lang w:val="en" w:eastAsia="ja-JP"/>
        </w:rPr>
        <w:commentReference w:id="41"/>
      </w:r>
      <w:r>
        <w:t>-seq</w:t>
      </w:r>
      <w:r>
        <w:rPr>
          <w:vertAlign w:val="superscript"/>
        </w:rPr>
        <w:t>6</w:t>
      </w:r>
      <w:r>
        <w:t>), cleavage under targets and release using nuclease (CUT&amp;RUN</w:t>
      </w:r>
      <w:r>
        <w:rPr>
          <w:vertAlign w:val="superscript"/>
        </w:rPr>
        <w:t>7</w:t>
      </w:r>
      <w:r>
        <w:t>), Hi-C</w:t>
      </w:r>
      <w:r>
        <w:rPr>
          <w:vertAlign w:val="superscript"/>
        </w:rPr>
        <w:t>8</w:t>
      </w:r>
      <w:r>
        <w:t xml:space="preserve"> and others. However, these methods </w:t>
      </w:r>
      <w:del w:id="42" w:author="Vikram Agarwal" w:date="2019-12-28T10:38:00Z">
        <w:r w:rsidDel="00EE04A2">
          <w:delText>are descriptive, providing</w:delText>
        </w:r>
      </w:del>
      <w:ins w:id="43" w:author="Vikram Agarwal" w:date="2019-12-28T10:38:00Z">
        <w:r w:rsidR="00EE04A2">
          <w:t xml:space="preserve">only </w:t>
        </w:r>
      </w:ins>
      <w:ins w:id="44" w:author="Vikram Agarwal" w:date="2019-12-28T10:39:00Z">
        <w:r w:rsidR="00EE04A2">
          <w:t xml:space="preserve">help annotate </w:t>
        </w:r>
      </w:ins>
      <w:del w:id="45" w:author="Vikram Agarwal" w:date="2019-12-28T10:39:00Z">
        <w:r w:rsidDel="00EE04A2">
          <w:delText xml:space="preserve"> </w:delText>
        </w:r>
      </w:del>
      <w:commentRangeStart w:id="46"/>
      <w:r>
        <w:t>candidate regulatory sequences (CRS</w:t>
      </w:r>
      <w:ins w:id="47" w:author="Vikram Agarwal" w:date="2019-12-28T10:37:00Z">
        <w:r w:rsidR="00EE04A2">
          <w:t>s</w:t>
        </w:r>
      </w:ins>
      <w:r>
        <w:t xml:space="preserve">), </w:t>
      </w:r>
      <w:commentRangeEnd w:id="46"/>
      <w:r w:rsidR="00EE04A2">
        <w:rPr>
          <w:rStyle w:val="CommentReference"/>
          <w:rFonts w:ascii="Arial" w:eastAsiaTheme="minorEastAsia" w:hAnsi="Arial" w:cs="Arial"/>
          <w:lang w:val="en" w:eastAsia="ja-JP"/>
        </w:rPr>
        <w:commentReference w:id="46"/>
      </w:r>
      <w:r>
        <w:t xml:space="preserve">and </w:t>
      </w:r>
      <w:ins w:id="48" w:author="Vikram Agarwal" w:date="2019-12-28T10:39:00Z">
        <w:r w:rsidR="00EE04A2">
          <w:t xml:space="preserve">additional </w:t>
        </w:r>
      </w:ins>
      <w:r>
        <w:t xml:space="preserve">experimental assays </w:t>
      </w:r>
      <w:del w:id="49" w:author="Vikram Agarwal" w:date="2019-12-28T10:39:00Z">
        <w:r w:rsidDel="00EE04A2">
          <w:delText>need to be carried out</w:delText>
        </w:r>
      </w:del>
      <w:ins w:id="50" w:author="Vikram Agarwal" w:date="2019-12-28T10:39:00Z">
        <w:r w:rsidR="00EE04A2">
          <w:t>must be performed</w:t>
        </w:r>
      </w:ins>
      <w:r>
        <w:t xml:space="preserve"> in order to functionally characterize them. Reporter assays are commonly used to characterize these sequences. In this assay, the </w:t>
      </w:r>
      <w:del w:id="51" w:author="Vikram Agarwal" w:date="2019-12-28T10:40:00Z">
        <w:r w:rsidDel="00EE04A2">
          <w:delText>candidate sequence</w:delText>
        </w:r>
      </w:del>
      <w:ins w:id="52" w:author="Vikram Agarwal" w:date="2019-12-28T10:40:00Z">
        <w:r w:rsidR="00EE04A2">
          <w:t>CRS</w:t>
        </w:r>
      </w:ins>
      <w:r>
        <w:t xml:space="preserve"> is placed </w:t>
      </w:r>
      <w:ins w:id="53" w:author="Vikram Agarwal" w:date="2019-12-28T10:41:00Z">
        <w:r w:rsidR="00EE04A2">
          <w:t xml:space="preserve">either </w:t>
        </w:r>
      </w:ins>
      <w:del w:id="54" w:author="Vikram Agarwal" w:date="2019-12-28T10:42:00Z">
        <w:r w:rsidDel="00EE04A2">
          <w:delText>in front</w:delText>
        </w:r>
      </w:del>
      <w:ins w:id="55" w:author="Vikram Agarwal" w:date="2019-12-28T10:42:00Z">
        <w:r w:rsidR="00EE04A2">
          <w:t>upstream of</w:t>
        </w:r>
      </w:ins>
      <w:r>
        <w:t xml:space="preserve"> a reporter gene (</w:t>
      </w:r>
      <w:ins w:id="56" w:author="Vikram Agarwal" w:date="2019-12-28T10:41:00Z">
        <w:r w:rsidR="00EE04A2">
          <w:t xml:space="preserve">i.e., in the case of testing </w:t>
        </w:r>
      </w:ins>
      <w:r>
        <w:t>promoter</w:t>
      </w:r>
      <w:ins w:id="57" w:author="Vikram Agarwal" w:date="2019-12-28T10:41:00Z">
        <w:r w:rsidR="00EE04A2">
          <w:t>s</w:t>
        </w:r>
      </w:ins>
      <w:r>
        <w:t xml:space="preserve">) or </w:t>
      </w:r>
      <w:ins w:id="58" w:author="Vikram Agarwal" w:date="2019-12-28T10:42:00Z">
        <w:r w:rsidR="00EE04A2">
          <w:t xml:space="preserve">upstream of </w:t>
        </w:r>
      </w:ins>
      <w:r>
        <w:t>a minimal promoter followed by a reporter gene (</w:t>
      </w:r>
      <w:ins w:id="59" w:author="Vikram Agarwal" w:date="2019-12-28T10:42:00Z">
        <w:r w:rsidR="00EE04A2">
          <w:t xml:space="preserve">i.e., in the case of testing </w:t>
        </w:r>
      </w:ins>
      <w:r>
        <w:t>enhancer</w:t>
      </w:r>
      <w:ins w:id="60" w:author="Vikram Agarwal" w:date="2019-12-28T10:42:00Z">
        <w:r w:rsidR="00EE04A2">
          <w:t>s</w:t>
        </w:r>
      </w:ins>
      <w:r>
        <w:t>). If the sequence is an activating regulatory element, it will turn on the reporter gene, providing a measurable output. However, these assays are primarily done on a</w:t>
      </w:r>
      <w:ins w:id="61" w:author="Vikram Agarwal" w:date="2019-12-28T10:42:00Z">
        <w:r w:rsidR="00EE04A2">
          <w:t xml:space="preserve">n individual </w:t>
        </w:r>
      </w:ins>
      <w:del w:id="62" w:author="Vikram Agarwal" w:date="2019-12-28T10:42:00Z">
        <w:r w:rsidDel="00EE04A2">
          <w:delText xml:space="preserve"> one-by-one </w:delText>
        </w:r>
      </w:del>
      <w:r>
        <w:t xml:space="preserve">basis and as such cannot assess </w:t>
      </w:r>
      <w:del w:id="63" w:author="Vikram Agarwal" w:date="2019-12-28T10:43:00Z">
        <w:r w:rsidDel="00EE04A2">
          <w:delText xml:space="preserve">all </w:delText>
        </w:r>
      </w:del>
      <w:r>
        <w:t xml:space="preserve">the thousands of </w:t>
      </w:r>
      <w:del w:id="64" w:author="Vikram Agarwal" w:date="2019-12-28T10:43:00Z">
        <w:r w:rsidDel="00EE04A2">
          <w:delText>candidate sequences</w:delText>
        </w:r>
      </w:del>
      <w:ins w:id="65" w:author="Vikram Agarwal" w:date="2019-12-28T10:43:00Z">
        <w:r w:rsidR="00EE04A2">
          <w:t>CRSs</w:t>
        </w:r>
      </w:ins>
      <w:r>
        <w:t xml:space="preserve"> and their variants that </w:t>
      </w:r>
      <w:del w:id="66" w:author="Vikram Agarwal" w:date="2019-12-28T10:43:00Z">
        <w:r w:rsidDel="00EE04A2">
          <w:delText>are being</w:delText>
        </w:r>
      </w:del>
      <w:ins w:id="67" w:author="Vikram Agarwal" w:date="2019-12-28T10:43:00Z">
        <w:r w:rsidR="00EE04A2">
          <w:t>have been</w:t>
        </w:r>
      </w:ins>
      <w:r>
        <w:t xml:space="preserve"> identified via the aforementioned biochemical assays. Massively parallel reporter assays (MPRAs) overcome this hurdle, providing the ability to test hundreds of thousands of sequences and their variants in parallel for their regulatory function</w:t>
      </w:r>
      <w:r>
        <w:rPr>
          <w:vertAlign w:val="superscript"/>
        </w:rPr>
        <w:t>9</w:t>
      </w:r>
      <w:r>
        <w:t xml:space="preserve">. This is done </w:t>
      </w:r>
      <w:ins w:id="68" w:author="Vikram Agarwal" w:date="2019-12-28T10:45:00Z">
        <w:r w:rsidR="00412635">
          <w:t xml:space="preserve">either </w:t>
        </w:r>
      </w:ins>
      <w:r>
        <w:t>by pairing the CRS to a barcode</w:t>
      </w:r>
      <w:ins w:id="69" w:author="Vikram Agarwal" w:date="2019-12-28T10:45:00Z">
        <w:r w:rsidR="00412635">
          <w:t>,</w:t>
        </w:r>
      </w:ins>
      <w:r>
        <w:t xml:space="preserve"> or </w:t>
      </w:r>
      <w:ins w:id="70" w:author="Vikram Agarwal" w:date="2019-12-28T10:45:00Z">
        <w:r w:rsidR="00412635">
          <w:t xml:space="preserve">by </w:t>
        </w:r>
      </w:ins>
      <w:r>
        <w:t>using the CRS itself as a barcode</w:t>
      </w:r>
      <w:r w:rsidR="00D51063">
        <w:t>,</w:t>
      </w:r>
      <w:r>
        <w:t xml:space="preserve"> </w:t>
      </w:r>
      <w:r w:rsidR="00D51063">
        <w:t xml:space="preserve">as done in the </w:t>
      </w:r>
      <w:r>
        <w:t>self-transcribing active regulatory region sequencing (STARR-seq</w:t>
      </w:r>
      <w:r>
        <w:rPr>
          <w:vertAlign w:val="superscript"/>
        </w:rPr>
        <w:t>10</w:t>
      </w:r>
      <w:r>
        <w:t>)</w:t>
      </w:r>
      <w:r w:rsidR="00D51063">
        <w:t xml:space="preserve"> assay</w:t>
      </w:r>
      <w:ins w:id="71" w:author="Vikram Agarwal" w:date="2019-12-28T10:46:00Z">
        <w:r w:rsidR="00412635">
          <w:t>.</w:t>
        </w:r>
      </w:ins>
      <w:del w:id="72" w:author="Vikram Agarwal" w:date="2019-12-28T10:46:00Z">
        <w:r w:rsidR="00D51063" w:rsidDel="00412635">
          <w:delText>,</w:delText>
        </w:r>
      </w:del>
      <w:r>
        <w:t xml:space="preserve"> </w:t>
      </w:r>
      <w:del w:id="73" w:author="Vikram Agarwal" w:date="2019-12-28T10:46:00Z">
        <w:r w:rsidDel="00412635">
          <w:delText xml:space="preserve">and </w:delText>
        </w:r>
      </w:del>
      <w:ins w:id="74" w:author="Vikram Agarwal" w:date="2019-12-28T10:46:00Z">
        <w:r w:rsidR="00412635">
          <w:t>The</w:t>
        </w:r>
        <w:r w:rsidR="00412635">
          <w:t xml:space="preserve"> </w:t>
        </w:r>
        <w:r w:rsidR="00412635">
          <w:t>RNA i</w:t>
        </w:r>
      </w:ins>
      <w:ins w:id="75" w:author="Vikram Agarwal" w:date="2019-12-28T10:47:00Z">
        <w:r w:rsidR="00412635">
          <w:t xml:space="preserve">s then </w:t>
        </w:r>
      </w:ins>
      <w:del w:id="76" w:author="Vikram Agarwal" w:date="2019-12-28T10:47:00Z">
        <w:r w:rsidDel="00412635">
          <w:delText>measuring its RNA expression</w:delText>
        </w:r>
      </w:del>
      <w:ins w:id="77" w:author="Vikram Agarwal" w:date="2019-12-28T10:47:00Z">
        <w:r w:rsidR="00412635">
          <w:t>measured</w:t>
        </w:r>
      </w:ins>
      <w:del w:id="78" w:author="Vikram Agarwal" w:date="2019-12-28T10:47:00Z">
        <w:r w:rsidDel="00412635">
          <w:delText>,</w:delText>
        </w:r>
      </w:del>
      <w:r>
        <w:t xml:space="preserve"> </w:t>
      </w:r>
      <w:del w:id="79" w:author="Vikram Agarwal" w:date="2019-12-28T10:47:00Z">
        <w:r w:rsidDel="00412635">
          <w:delText>with the assumption</w:delText>
        </w:r>
      </w:del>
      <w:ins w:id="80" w:author="Vikram Agarwal" w:date="2019-12-28T10:47:00Z">
        <w:r w:rsidR="00412635">
          <w:t>under the premise</w:t>
        </w:r>
      </w:ins>
      <w:r>
        <w:t xml:space="preserve"> that if the CRS is an active regulatory element</w:t>
      </w:r>
      <w:ins w:id="81" w:author="Vikram Agarwal" w:date="2019-12-28T10:47:00Z">
        <w:r w:rsidR="00412635">
          <w:t xml:space="preserve"> then</w:t>
        </w:r>
      </w:ins>
      <w:r>
        <w:t xml:space="preserve"> it will lead to</w:t>
      </w:r>
      <w:del w:id="82" w:author="Vikram Agarwal" w:date="2019-12-28T10:48:00Z">
        <w:r w:rsidDel="00412635">
          <w:delText xml:space="preserve"> its </w:delText>
        </w:r>
      </w:del>
      <w:ins w:id="83" w:author="Vikram Agarwal" w:date="2019-12-28T10:48:00Z">
        <w:r w:rsidR="00412635">
          <w:t xml:space="preserve"> </w:t>
        </w:r>
      </w:ins>
      <w:commentRangeStart w:id="84"/>
      <w:r>
        <w:t>transcription</w:t>
      </w:r>
      <w:commentRangeEnd w:id="84"/>
      <w:r w:rsidR="00412635">
        <w:rPr>
          <w:rStyle w:val="CommentReference"/>
          <w:rFonts w:ascii="Arial" w:eastAsiaTheme="minorEastAsia" w:hAnsi="Arial" w:cs="Arial"/>
          <w:lang w:val="en" w:eastAsia="ja-JP"/>
        </w:rPr>
        <w:commentReference w:id="84"/>
      </w:r>
      <w:r>
        <w:t>.</w:t>
      </w:r>
    </w:p>
    <w:p w14:paraId="00000021" w14:textId="77777777" w:rsidR="00603B99" w:rsidRDefault="00603B99">
      <w:pPr>
        <w:rPr>
          <w:b/>
        </w:rPr>
      </w:pPr>
    </w:p>
    <w:p w14:paraId="00000022" w14:textId="20C9B42F" w:rsidR="00603B99" w:rsidRDefault="00790ABA">
      <w:r>
        <w:t>Here, we describe both a lentivirus-based MPRA (</w:t>
      </w:r>
      <w:proofErr w:type="spellStart"/>
      <w:r>
        <w:t>lentiMPRA</w:t>
      </w:r>
      <w:proofErr w:type="spellEnd"/>
      <w:r>
        <w:t xml:space="preserve">) and </w:t>
      </w:r>
      <w:proofErr w:type="spellStart"/>
      <w:r>
        <w:t>MPRAflow</w:t>
      </w:r>
      <w:proofErr w:type="spellEnd"/>
      <w:r>
        <w:t xml:space="preserve">, a </w:t>
      </w:r>
      <w:del w:id="85" w:author="Vikram Agarwal" w:date="2019-12-28T10:50:00Z">
        <w:r w:rsidDel="00412635">
          <w:delText xml:space="preserve">flexible </w:delText>
        </w:r>
      </w:del>
      <w:r>
        <w:t xml:space="preserve">computational tool for MPRA analysis </w:t>
      </w:r>
      <w:ins w:id="86" w:author="Vikram Agarwal" w:date="2019-12-28T10:50:00Z">
        <w:r w:rsidR="00412635">
          <w:t xml:space="preserve">based upon the </w:t>
        </w:r>
        <w:proofErr w:type="spellStart"/>
        <w:r w:rsidR="00412635">
          <w:t>Nextflow</w:t>
        </w:r>
        <w:proofErr w:type="spellEnd"/>
        <w:r w:rsidR="00412635">
          <w:t xml:space="preserve"> </w:t>
        </w:r>
        <w:commentRangeStart w:id="87"/>
        <w:r w:rsidR="00412635">
          <w:t xml:space="preserve">framework </w:t>
        </w:r>
        <w:commentRangeEnd w:id="87"/>
        <w:r w:rsidR="00412635">
          <w:rPr>
            <w:rStyle w:val="CommentReference"/>
            <w:rFonts w:ascii="Arial" w:eastAsiaTheme="minorEastAsia" w:hAnsi="Arial" w:cs="Arial"/>
            <w:lang w:val="en" w:eastAsia="ja-JP"/>
          </w:rPr>
          <w:commentReference w:id="87"/>
        </w:r>
      </w:ins>
      <w:r>
        <w:t>(</w:t>
      </w:r>
      <w:r>
        <w:rPr>
          <w:b/>
        </w:rPr>
        <w:t>Fig. 1a</w:t>
      </w:r>
      <w:r>
        <w:t xml:space="preserve">). </w:t>
      </w:r>
      <w:proofErr w:type="spellStart"/>
      <w:r>
        <w:t>lentiMPRA</w:t>
      </w:r>
      <w:proofErr w:type="spellEnd"/>
      <w:r>
        <w:t xml:space="preserve"> can be used in any cell type that can be efficiently infected via lentivirus, providing the ability to carry out MPRA in a broad range of cell types and tissues. In addition, due to the </w:t>
      </w:r>
      <w:commentRangeStart w:id="88"/>
      <w:r>
        <w:t xml:space="preserve">viruses’ </w:t>
      </w:r>
      <w:commentRangeEnd w:id="88"/>
      <w:r w:rsidR="00412635">
        <w:rPr>
          <w:rStyle w:val="CommentReference"/>
          <w:rFonts w:ascii="Arial" w:eastAsiaTheme="minorEastAsia" w:hAnsi="Arial" w:cs="Arial"/>
          <w:lang w:val="en" w:eastAsia="ja-JP"/>
        </w:rPr>
        <w:commentReference w:id="88"/>
      </w:r>
      <w:r>
        <w:t>inherent</w:t>
      </w:r>
      <w:del w:id="89" w:author="Vikram Agarwal" w:date="2019-12-28T10:51:00Z">
        <w:r w:rsidDel="00412635">
          <w:delText xml:space="preserve"> </w:delText>
        </w:r>
      </w:del>
      <w:r>
        <w:t xml:space="preserve"> genomic integration, it provides an ‘in genome’ readout, which we have shown to provide more robust results that can be better predicted by both biochemical and sequence-based features compared to </w:t>
      </w:r>
      <w:proofErr w:type="spellStart"/>
      <w:r>
        <w:t>episomal</w:t>
      </w:r>
      <w:proofErr w:type="spellEnd"/>
      <w:r>
        <w:t xml:space="preserve">-based </w:t>
      </w:r>
      <w:commentRangeStart w:id="90"/>
      <w:r>
        <w:t>MPRA</w:t>
      </w:r>
      <w:r>
        <w:rPr>
          <w:vertAlign w:val="superscript"/>
        </w:rPr>
        <w:t>11</w:t>
      </w:r>
      <w:commentRangeEnd w:id="90"/>
      <w:r w:rsidR="00412635">
        <w:rPr>
          <w:rStyle w:val="CommentReference"/>
          <w:rFonts w:ascii="Arial" w:eastAsiaTheme="minorEastAsia" w:hAnsi="Arial" w:cs="Arial"/>
          <w:lang w:val="en" w:eastAsia="ja-JP"/>
        </w:rPr>
        <w:commentReference w:id="90"/>
      </w:r>
      <w:r>
        <w:t xml:space="preserve">. Finally, to analyze the results, we describe </w:t>
      </w:r>
      <w:proofErr w:type="spellStart"/>
      <w:r>
        <w:t>MPRAflow</w:t>
      </w:r>
      <w:proofErr w:type="spellEnd"/>
      <w:r>
        <w:t>, a</w:t>
      </w:r>
      <w:ins w:id="91" w:author="Vikram Agarwal" w:date="2019-12-28T10:53:00Z">
        <w:r w:rsidR="00412635">
          <w:t xml:space="preserve"> user-friendly </w:t>
        </w:r>
      </w:ins>
      <w:del w:id="92" w:author="Vikram Agarwal" w:date="2019-12-28T10:53:00Z">
        <w:r w:rsidDel="00412635">
          <w:delText xml:space="preserve">n easy to use </w:delText>
        </w:r>
      </w:del>
      <w:r>
        <w:t>computational pipeline that</w:t>
      </w:r>
      <w:r w:rsidR="00D51063">
        <w:t xml:space="preserve"> is compatible with a </w:t>
      </w:r>
      <w:r>
        <w:t xml:space="preserve">broad range of MPRA experiments.   </w:t>
      </w:r>
    </w:p>
    <w:p w14:paraId="00000023" w14:textId="77777777" w:rsidR="00603B99" w:rsidRDefault="00603B99">
      <w:pPr>
        <w:rPr>
          <w:b/>
        </w:rPr>
      </w:pPr>
    </w:p>
    <w:p w14:paraId="00000024" w14:textId="77777777" w:rsidR="00603B99" w:rsidRDefault="00790ABA">
      <w:pPr>
        <w:rPr>
          <w:b/>
        </w:rPr>
      </w:pPr>
      <w:r>
        <w:rPr>
          <w:b/>
        </w:rPr>
        <w:t xml:space="preserve">Development of the protocol </w:t>
      </w:r>
    </w:p>
    <w:p w14:paraId="00000025" w14:textId="77071670" w:rsidR="00603B99" w:rsidRDefault="00790ABA">
      <w:r>
        <w:t xml:space="preserve">We developed </w:t>
      </w:r>
      <w:proofErr w:type="spellStart"/>
      <w:r>
        <w:t>lentiMPRA</w:t>
      </w:r>
      <w:proofErr w:type="spellEnd"/>
      <w:r>
        <w:t xml:space="preserve"> to overcome the following limitations: 1) Descriptive assays that detect potential regulatory elements (such as </w:t>
      </w:r>
      <w:proofErr w:type="spellStart"/>
      <w:r>
        <w:t>ChIP</w:t>
      </w:r>
      <w:proofErr w:type="spellEnd"/>
      <w:r>
        <w:t xml:space="preserve">-seq, </w:t>
      </w:r>
      <w:ins w:id="93" w:author="Vikram Agarwal" w:date="2019-12-28T10:53:00Z">
        <w:r w:rsidR="00412635">
          <w:t xml:space="preserve">DNase, </w:t>
        </w:r>
      </w:ins>
      <w:r>
        <w:t xml:space="preserve">ATAC-seq, CUT&amp;RUN, </w:t>
      </w:r>
      <w:ins w:id="94" w:author="Vikram Agarwal" w:date="2019-12-28T10:53:00Z">
        <w:r w:rsidR="00412635">
          <w:t xml:space="preserve">and </w:t>
        </w:r>
      </w:ins>
      <w:r>
        <w:t xml:space="preserve">Hi-C) identify candidate sequences within chromatin, yet most MPRAs analyze sequences in an episomal context; 2) episomal-based MPRA is limited to cells that can easily be transfected. </w:t>
      </w:r>
      <w:commentRangeStart w:id="95"/>
      <w:r>
        <w:t>Lentivirus-based assays overcome both these limitations</w:t>
      </w:r>
      <w:commentRangeEnd w:id="95"/>
      <w:r w:rsidR="0003794E">
        <w:rPr>
          <w:rStyle w:val="CommentReference"/>
          <w:rFonts w:ascii="Arial" w:eastAsiaTheme="minorEastAsia" w:hAnsi="Arial" w:cs="Arial"/>
          <w:lang w:val="en" w:eastAsia="ja-JP"/>
        </w:rPr>
        <w:commentReference w:id="95"/>
      </w:r>
      <w:r>
        <w:t>. Lentivirus</w:t>
      </w:r>
      <w:ins w:id="96" w:author="Vikram Agarwal" w:date="2019-12-28T10:56:00Z">
        <w:r w:rsidR="0003794E">
          <w:t>es</w:t>
        </w:r>
      </w:ins>
      <w:r>
        <w:t xml:space="preserve"> integrate</w:t>
      </w:r>
      <w:del w:id="97" w:author="Vikram Agarwal" w:date="2019-12-28T10:56:00Z">
        <w:r w:rsidDel="0003794E">
          <w:delText>s</w:delText>
        </w:r>
      </w:del>
      <w:r>
        <w:t xml:space="preserve"> into the genome, providing an ‘in genome’ readout. In addition, </w:t>
      </w:r>
      <w:del w:id="98" w:author="Vikram Agarwal" w:date="2019-12-28T10:57:00Z">
        <w:r w:rsidDel="0003794E">
          <w:delText xml:space="preserve">it </w:delText>
        </w:r>
      </w:del>
      <w:ins w:id="99" w:author="Vikram Agarwal" w:date="2019-12-28T10:57:00Z">
        <w:r w:rsidR="0003794E">
          <w:t>they</w:t>
        </w:r>
        <w:r w:rsidR="0003794E">
          <w:t xml:space="preserve"> </w:t>
        </w:r>
      </w:ins>
      <w:r>
        <w:t xml:space="preserve">can infect a multitude of cells and tissue types, providing a more diverse range of cellular environments for MPRA. In this protocol, we further develop </w:t>
      </w:r>
      <w:proofErr w:type="spellStart"/>
      <w:r>
        <w:t>lentiMPRA</w:t>
      </w:r>
      <w:proofErr w:type="spellEnd"/>
      <w:r>
        <w:t xml:space="preserve"> by placing a barcode in the </w:t>
      </w:r>
      <w:del w:id="100" w:author="Vikram Agarwal" w:date="2019-12-28T11:01:00Z">
        <w:r w:rsidDel="0003794E">
          <w:delText>5’</w:delText>
        </w:r>
      </w:del>
      <w:ins w:id="101" w:author="Vikram Agarwal" w:date="2019-12-28T11:01:00Z">
        <w:r w:rsidR="0003794E">
          <w:t>5′</w:t>
        </w:r>
      </w:ins>
      <w:ins w:id="102" w:author="Vikram Agarwal" w:date="2019-12-28T10:58:00Z">
        <w:r w:rsidR="0003794E">
          <w:t xml:space="preserve"> </w:t>
        </w:r>
      </w:ins>
      <w:r>
        <w:t xml:space="preserve">UTR of the reporter gene. This </w:t>
      </w:r>
      <w:del w:id="103" w:author="Vikram Agarwal" w:date="2019-12-28T11:02:00Z">
        <w:r w:rsidDel="0003794E">
          <w:delText>5’</w:delText>
        </w:r>
      </w:del>
      <w:ins w:id="104" w:author="Vikram Agarwal" w:date="2019-12-28T11:02:00Z">
        <w:r w:rsidR="0003794E">
          <w:t xml:space="preserve">5′ </w:t>
        </w:r>
      </w:ins>
      <w:r>
        <w:t xml:space="preserve">UTR barcoding method minimizes the distance between the CRS and barcode (102 bp) than previous </w:t>
      </w:r>
      <w:del w:id="105" w:author="Vikram Agarwal" w:date="2019-12-28T11:02:00Z">
        <w:r w:rsidDel="0003794E">
          <w:delText>3’</w:delText>
        </w:r>
      </w:del>
      <w:ins w:id="106" w:author="Vikram Agarwal" w:date="2019-12-28T11:02:00Z">
        <w:r w:rsidR="0003794E">
          <w:t xml:space="preserve">3′ </w:t>
        </w:r>
      </w:ins>
      <w:r>
        <w:t>UTR barcoding method (801 bp), reducing the risk of CRS-barcode swapping</w:t>
      </w:r>
      <w:r>
        <w:rPr>
          <w:vertAlign w:val="superscript"/>
        </w:rPr>
        <w:t>12</w:t>
      </w:r>
      <w:r>
        <w:t xml:space="preserve">. In addition, unlike previous </w:t>
      </w:r>
      <w:proofErr w:type="spellStart"/>
      <w:r>
        <w:t>lentiMPRA</w:t>
      </w:r>
      <w:proofErr w:type="spellEnd"/>
      <w:r>
        <w:t xml:space="preserve"> where each CRS is synthesized together with multiple barcodes in a custom array, the </w:t>
      </w:r>
      <w:del w:id="107" w:author="Vikram Agarwal" w:date="2019-12-28T11:02:00Z">
        <w:r w:rsidDel="0003794E">
          <w:delText>5’</w:delText>
        </w:r>
      </w:del>
      <w:ins w:id="108" w:author="Vikram Agarwal" w:date="2019-12-28T11:02:00Z">
        <w:r w:rsidR="0003794E">
          <w:t xml:space="preserve">5′ </w:t>
        </w:r>
      </w:ins>
      <w:r>
        <w:t xml:space="preserve">UTR barcoding strategy adds barcodes via the PCR primer. This allows the ability to clone and test hundreds of thousands of CRSs using </w:t>
      </w:r>
      <w:proofErr w:type="spellStart"/>
      <w:r>
        <w:t>lentiMPRA</w:t>
      </w:r>
      <w:proofErr w:type="spellEnd"/>
      <w:r>
        <w:t>.</w:t>
      </w:r>
    </w:p>
    <w:p w14:paraId="00000026" w14:textId="77777777" w:rsidR="00603B99" w:rsidRDefault="00603B99"/>
    <w:p w14:paraId="00000027" w14:textId="6874A85D" w:rsidR="00603B99" w:rsidRDefault="00790ABA">
      <w:r>
        <w:lastRenderedPageBreak/>
        <w:t xml:space="preserve">To subsequently analyze MPRA results, there are several home-brewed MPRA computational analyses pipelines tailored to each lab and MPRA technique. We thus developed </w:t>
      </w:r>
      <w:proofErr w:type="spellStart"/>
      <w:r>
        <w:t>MPRAflow</w:t>
      </w:r>
      <w:proofErr w:type="spellEnd"/>
      <w:r>
        <w:t>, which provides a user friendly, flexible, parallelized tool for a variety of MPRA experimental designs</w:t>
      </w:r>
      <w:ins w:id="109" w:author="Vikram Agarwal" w:date="2019-12-28T11:07:00Z">
        <w:r w:rsidR="00306166">
          <w:t xml:space="preserve">, </w:t>
        </w:r>
      </w:ins>
      <w:del w:id="110" w:author="Vikram Agarwal" w:date="2019-12-28T11:07:00Z">
        <w:r w:rsidDel="00306166">
          <w:delText xml:space="preserve"> (not just</w:delText>
        </w:r>
      </w:del>
      <w:ins w:id="111" w:author="Vikram Agarwal" w:date="2019-12-28T11:07:00Z">
        <w:r w:rsidR="00306166">
          <w:t>including</w:t>
        </w:r>
      </w:ins>
      <w:r>
        <w:t xml:space="preserve"> </w:t>
      </w:r>
      <w:proofErr w:type="spellStart"/>
      <w:r>
        <w:t>lentiMPRA</w:t>
      </w:r>
      <w:proofErr w:type="spellEnd"/>
      <w:ins w:id="112" w:author="Vikram Agarwal" w:date="2019-12-28T11:07:00Z">
        <w:r w:rsidR="00306166">
          <w:t xml:space="preserve">, </w:t>
        </w:r>
      </w:ins>
      <w:proofErr w:type="spellStart"/>
      <w:ins w:id="113" w:author="Vikram Agarwal" w:date="2019-12-28T11:15:00Z">
        <w:r w:rsidR="00306166">
          <w:t>episomal</w:t>
        </w:r>
      </w:ins>
      <w:proofErr w:type="spellEnd"/>
      <w:ins w:id="114" w:author="Vikram Agarwal" w:date="2019-12-28T11:07:00Z">
        <w:r w:rsidR="00306166">
          <w:t>-based MPRA</w:t>
        </w:r>
      </w:ins>
      <w:del w:id="115" w:author="Vikram Agarwal" w:date="2019-12-28T11:07:00Z">
        <w:r w:rsidDel="00306166">
          <w:delText>)</w:delText>
        </w:r>
      </w:del>
      <w:r w:rsidR="00F825B9">
        <w:t xml:space="preserve">, </w:t>
      </w:r>
      <w:commentRangeStart w:id="116"/>
      <w:del w:id="117" w:author="Vikram Agarwal" w:date="2019-12-28T11:07:00Z">
        <w:r w:rsidR="00F825B9" w:rsidDel="00306166">
          <w:delText xml:space="preserve">including </w:delText>
        </w:r>
      </w:del>
      <w:ins w:id="118" w:author="Vikram Agarwal" w:date="2019-12-28T11:07:00Z">
        <w:r w:rsidR="00306166">
          <w:t>and</w:t>
        </w:r>
        <w:r w:rsidR="00306166">
          <w:t xml:space="preserve"> </w:t>
        </w:r>
      </w:ins>
      <w:r w:rsidR="00F825B9">
        <w:t>saturation mutagenesis</w:t>
      </w:r>
      <w:commentRangeEnd w:id="116"/>
      <w:r w:rsidR="00F825B9">
        <w:rPr>
          <w:rStyle w:val="CommentReference"/>
          <w:rFonts w:ascii="Arial" w:eastAsiaTheme="minorEastAsia" w:hAnsi="Arial" w:cs="Arial"/>
          <w:lang w:val="en" w:eastAsia="ja-JP"/>
        </w:rPr>
        <w:commentReference w:id="116"/>
      </w:r>
      <w:ins w:id="119" w:author="Vikram Agarwal" w:date="2019-12-28T11:07:00Z">
        <w:r w:rsidR="00306166">
          <w:t xml:space="preserve"> d</w:t>
        </w:r>
      </w:ins>
      <w:ins w:id="120" w:author="Vikram Agarwal" w:date="2019-12-28T11:08:00Z">
        <w:r w:rsidR="00306166">
          <w:t>esigns</w:t>
        </w:r>
      </w:ins>
      <w:r w:rsidR="00F825B9">
        <w:t>,</w:t>
      </w:r>
      <w:r>
        <w:t xml:space="preserve"> with easily interpretable visualizations that can be readily adopted by users regardless of their computational level. In addition to providing normalized fold change per CRS, </w:t>
      </w:r>
      <w:proofErr w:type="spellStart"/>
      <w:r>
        <w:t>MPRAflow</w:t>
      </w:r>
      <w:proofErr w:type="spellEnd"/>
      <w:r>
        <w:t xml:space="preserve"> can generate input files for MPRAnalyze</w:t>
      </w:r>
      <w:r>
        <w:rPr>
          <w:vertAlign w:val="superscript"/>
        </w:rPr>
        <w:t>13</w:t>
      </w:r>
      <w:r>
        <w:t xml:space="preserve">, a tool that calculates a transcription rate for each tested CRS by fitting a generalized linear model with DNA and RNA counts. </w:t>
      </w:r>
    </w:p>
    <w:p w14:paraId="00000028" w14:textId="77777777" w:rsidR="00603B99" w:rsidRDefault="00603B99"/>
    <w:p w14:paraId="00000029" w14:textId="77777777" w:rsidR="00603B99" w:rsidRDefault="00790ABA">
      <w:pPr>
        <w:rPr>
          <w:b/>
        </w:rPr>
      </w:pPr>
      <w:r>
        <w:rPr>
          <w:b/>
        </w:rPr>
        <w:t>Applications of the method</w:t>
      </w:r>
    </w:p>
    <w:p w14:paraId="0000002A" w14:textId="1F2A32C5" w:rsidR="00603B99" w:rsidRDefault="00790ABA">
      <w:proofErr w:type="spellStart"/>
      <w:r>
        <w:t>lentiMPRA</w:t>
      </w:r>
      <w:proofErr w:type="spellEnd"/>
      <w:r>
        <w:t xml:space="preserve"> can be used for numerous research purposes, such as analyzing hundreds of thousands of different candidate enhancers and their variants </w:t>
      </w:r>
      <w:ins w:id="121" w:author="Vikram Agarwal" w:date="2019-12-28T11:09:00Z">
        <w:r w:rsidR="00306166">
          <w:t>(</w:t>
        </w:r>
      </w:ins>
      <w:del w:id="122" w:author="Vikram Agarwal" w:date="2019-12-28T11:09:00Z">
        <w:r w:rsidDel="00306166">
          <w:delText>[</w:delText>
        </w:r>
      </w:del>
      <w:r>
        <w:t xml:space="preserve">e.g. rare and common </w:t>
      </w:r>
      <w:del w:id="123" w:author="Vikram Agarwal" w:date="2019-12-28T11:09:00Z">
        <w:r w:rsidDel="00306166">
          <w:delText>(</w:delText>
        </w:r>
      </w:del>
      <w:r>
        <w:t>GWAS</w:t>
      </w:r>
      <w:del w:id="124" w:author="Vikram Agarwal" w:date="2019-12-28T11:09:00Z">
        <w:r w:rsidDel="00306166">
          <w:delText>)</w:delText>
        </w:r>
      </w:del>
      <w:r>
        <w:t>-associated SNPs, evolutionary variants</w:t>
      </w:r>
      <w:ins w:id="125" w:author="Vikram Agarwal" w:date="2019-12-28T11:09:00Z">
        <w:r w:rsidR="00306166">
          <w:t>)</w:t>
        </w:r>
      </w:ins>
      <w:del w:id="126" w:author="Vikram Agarwal" w:date="2019-12-28T11:09:00Z">
        <w:r w:rsidDel="00306166">
          <w:delText>]</w:delText>
        </w:r>
      </w:del>
      <w:r>
        <w:t xml:space="preserve"> in the genome, decoding the regulatory code, how it evolved in other species and generating specific genetic switches. It provides the ability to carry out these experiments in hard</w:t>
      </w:r>
      <w:ins w:id="127" w:author="Vikram Agarwal" w:date="2019-12-28T11:09:00Z">
        <w:r w:rsidR="00306166">
          <w:t>-</w:t>
        </w:r>
      </w:ins>
      <w:del w:id="128" w:author="Vikram Agarwal" w:date="2019-12-28T11:09:00Z">
        <w:r w:rsidDel="00306166">
          <w:delText xml:space="preserve"> </w:delText>
        </w:r>
      </w:del>
      <w:r>
        <w:t>to</w:t>
      </w:r>
      <w:ins w:id="129" w:author="Vikram Agarwal" w:date="2019-12-28T11:09:00Z">
        <w:r w:rsidR="00306166">
          <w:t>-</w:t>
        </w:r>
      </w:ins>
      <w:del w:id="130" w:author="Vikram Agarwal" w:date="2019-12-28T11:09:00Z">
        <w:r w:rsidDel="00306166">
          <w:delText xml:space="preserve"> </w:delText>
        </w:r>
      </w:del>
      <w:r>
        <w:t>transfect cells (e.g. primary cells, neurons</w:t>
      </w:r>
      <w:ins w:id="131" w:author="Vikram Agarwal" w:date="2019-12-28T11:09:00Z">
        <w:r w:rsidR="00306166">
          <w:t>,</w:t>
        </w:r>
      </w:ins>
      <w:r>
        <w:t xml:space="preserve"> and many others) and integrates into the nucleus providing an ‘in genome’ readout which we have shown is more reproducible and is more predict</w:t>
      </w:r>
      <w:ins w:id="132" w:author="Vikram Agarwal" w:date="2019-12-28T11:09:00Z">
        <w:r w:rsidR="00306166">
          <w:t>ive</w:t>
        </w:r>
      </w:ins>
      <w:del w:id="133" w:author="Vikram Agarwal" w:date="2019-12-28T11:09:00Z">
        <w:r w:rsidDel="00306166">
          <w:delText>able</w:delText>
        </w:r>
      </w:del>
      <w:r>
        <w:t xml:space="preserve"> of functionality </w:t>
      </w:r>
      <w:del w:id="134" w:author="Vikram Agarwal" w:date="2019-12-28T11:09:00Z">
        <w:r w:rsidDel="00306166">
          <w:delText xml:space="preserve">by </w:delText>
        </w:r>
      </w:del>
      <w:ins w:id="135" w:author="Vikram Agarwal" w:date="2019-12-28T11:09:00Z">
        <w:r w:rsidR="00306166">
          <w:t>than</w:t>
        </w:r>
        <w:r w:rsidR="00306166">
          <w:t xml:space="preserve"> </w:t>
        </w:r>
      </w:ins>
      <w:r>
        <w:t>both biochemical annotations and sequence-based models</w:t>
      </w:r>
      <w:r>
        <w:rPr>
          <w:vertAlign w:val="superscript"/>
        </w:rPr>
        <w:t>10</w:t>
      </w:r>
      <w:r>
        <w:t>.</w:t>
      </w:r>
      <w:del w:id="136" w:author="Vikram Agarwal" w:date="2019-12-28T11:10:00Z">
        <w:r w:rsidDel="00306166">
          <w:delText xml:space="preserve"> </w:delText>
        </w:r>
      </w:del>
    </w:p>
    <w:p w14:paraId="0000002B" w14:textId="77777777" w:rsidR="00603B99" w:rsidRDefault="00603B99"/>
    <w:p w14:paraId="0000002C" w14:textId="4D560A66" w:rsidR="00603B99" w:rsidRDefault="00790ABA">
      <w:proofErr w:type="spellStart"/>
      <w:r>
        <w:t>MPRAflow</w:t>
      </w:r>
      <w:proofErr w:type="spellEnd"/>
      <w:r>
        <w:t xml:space="preserve"> is written </w:t>
      </w:r>
      <w:del w:id="137" w:author="Vikram Agarwal" w:date="2019-12-28T11:11:00Z">
        <w:r w:rsidDel="00306166">
          <w:delText xml:space="preserve">in </w:delText>
        </w:r>
      </w:del>
      <w:ins w:id="138" w:author="Vikram Agarwal" w:date="2019-12-28T11:11:00Z">
        <w:r w:rsidR="00306166">
          <w:t>using</w:t>
        </w:r>
        <w:r w:rsidR="00306166">
          <w:t xml:space="preserve"> </w:t>
        </w:r>
      </w:ins>
      <w:proofErr w:type="spellStart"/>
      <w:ins w:id="139" w:author="Vikram Agarwal" w:date="2019-12-28T11:27:00Z">
        <w:r w:rsidR="009A4E8D">
          <w:t>n</w:t>
        </w:r>
      </w:ins>
      <w:commentRangeStart w:id="140"/>
      <w:del w:id="141" w:author="Vikram Agarwal" w:date="2019-12-28T11:10:00Z">
        <w:r w:rsidDel="00306166">
          <w:delText>n</w:delText>
        </w:r>
      </w:del>
      <w:r>
        <w:t>extflow</w:t>
      </w:r>
      <w:commentRangeEnd w:id="140"/>
      <w:proofErr w:type="spellEnd"/>
      <w:r w:rsidR="00306166">
        <w:rPr>
          <w:rStyle w:val="CommentReference"/>
          <w:rFonts w:ascii="Arial" w:eastAsiaTheme="minorEastAsia" w:hAnsi="Arial" w:cs="Arial"/>
          <w:lang w:val="en" w:eastAsia="ja-JP"/>
        </w:rPr>
        <w:commentReference w:id="140"/>
      </w:r>
      <w:r w:rsidR="002E0F82">
        <w:t xml:space="preserve">, </w:t>
      </w:r>
      <w:ins w:id="142" w:author="Vikram Agarwal" w:date="2019-12-28T11:10:00Z">
        <w:r w:rsidR="00306166">
          <w:t>P</w:t>
        </w:r>
      </w:ins>
      <w:del w:id="143" w:author="Vikram Agarwal" w:date="2019-12-28T11:10:00Z">
        <w:r w:rsidR="002E0F82" w:rsidDel="00306166">
          <w:delText>p</w:delText>
        </w:r>
      </w:del>
      <w:r w:rsidR="002E0F82">
        <w:t xml:space="preserve">ython, </w:t>
      </w:r>
      <w:ins w:id="144" w:author="Vikram Agarwal" w:date="2019-12-28T11:10:00Z">
        <w:r w:rsidR="00306166">
          <w:t>Bash,</w:t>
        </w:r>
      </w:ins>
      <w:del w:id="145" w:author="Vikram Agarwal" w:date="2019-12-28T11:10:00Z">
        <w:r w:rsidR="002E0F82" w:rsidDel="00306166">
          <w:delText>BASH</w:delText>
        </w:r>
      </w:del>
      <w:r w:rsidR="002E0F82">
        <w:t xml:space="preserve"> and </w:t>
      </w:r>
      <w:commentRangeStart w:id="146"/>
      <w:r w:rsidR="002E0F82">
        <w:t>R</w:t>
      </w:r>
      <w:commentRangeEnd w:id="146"/>
      <w:r w:rsidR="00306166">
        <w:rPr>
          <w:rStyle w:val="CommentReference"/>
          <w:rFonts w:ascii="Arial" w:eastAsiaTheme="minorEastAsia" w:hAnsi="Arial" w:cs="Arial"/>
          <w:lang w:val="en" w:eastAsia="ja-JP"/>
        </w:rPr>
        <w:commentReference w:id="146"/>
      </w:r>
      <w:ins w:id="147" w:author="Vikram Agarwal" w:date="2019-12-28T11:11:00Z">
        <w:r w:rsidR="00306166">
          <w:t>;</w:t>
        </w:r>
      </w:ins>
      <w:r w:rsidR="002E0F82">
        <w:t xml:space="preserve"> and </w:t>
      </w:r>
      <w:del w:id="148" w:author="Vikram Agarwal" w:date="2019-12-28T11:11:00Z">
        <w:r w:rsidR="002E0F82" w:rsidDel="00306166">
          <w:delText>is</w:delText>
        </w:r>
        <w:r w:rsidDel="00306166">
          <w:delText xml:space="preserve"> compatible</w:delText>
        </w:r>
      </w:del>
      <w:ins w:id="149" w:author="Vikram Agarwal" w:date="2019-12-28T11:11:00Z">
        <w:r w:rsidR="00306166">
          <w:t>can be parallelized</w:t>
        </w:r>
      </w:ins>
      <w:r>
        <w:t xml:space="preserve"> with multiple computational architectures including High Performance Compute (HPC) clusters</w:t>
      </w:r>
      <w:del w:id="150" w:author="Vikram Agarwal" w:date="2019-12-28T11:11:00Z">
        <w:r w:rsidDel="00306166">
          <w:delText>, and is parallelized</w:delText>
        </w:r>
      </w:del>
      <w:r>
        <w:t xml:space="preserve">. As </w:t>
      </w:r>
      <w:proofErr w:type="spellStart"/>
      <w:r>
        <w:t>MPRAflow</w:t>
      </w:r>
      <w:proofErr w:type="spellEnd"/>
      <w:r>
        <w:t xml:space="preserve"> is a package that allows non-bioinformatic researchers to easily analyze MPRA data, it can greatly increase the usability of this method in labs that do not have in-house bioinformaticians. Additionally, </w:t>
      </w:r>
      <w:proofErr w:type="spellStart"/>
      <w:r>
        <w:t>MPRAflow</w:t>
      </w:r>
      <w:proofErr w:type="spellEnd"/>
      <w:r>
        <w:t xml:space="preserve"> </w:t>
      </w:r>
      <w:del w:id="151" w:author="Vikram Agarwal" w:date="2019-12-28T11:13:00Z">
        <w:r w:rsidDel="00306166">
          <w:delText xml:space="preserve">can </w:delText>
        </w:r>
      </w:del>
      <w:ins w:id="152" w:author="Vikram Agarwal" w:date="2019-12-28T11:13:00Z">
        <w:r w:rsidR="00306166">
          <w:t>provides easily interpretable graphic</w:t>
        </w:r>
        <w:r w:rsidR="00306166">
          <w:t xml:space="preserve">s and </w:t>
        </w:r>
      </w:ins>
      <w:r>
        <w:t>produce</w:t>
      </w:r>
      <w:ins w:id="153" w:author="Vikram Agarwal" w:date="2019-12-28T11:13:00Z">
        <w:r w:rsidR="00306166">
          <w:t>s</w:t>
        </w:r>
      </w:ins>
      <w:r>
        <w:t xml:space="preserve"> </w:t>
      </w:r>
      <w:del w:id="154" w:author="Vikram Agarwal" w:date="2019-12-28T11:14:00Z">
        <w:r w:rsidDel="00306166">
          <w:delText xml:space="preserve">correctly formatted </w:delText>
        </w:r>
      </w:del>
      <w:r>
        <w:t xml:space="preserve">files </w:t>
      </w:r>
      <w:ins w:id="155" w:author="Vikram Agarwal" w:date="2019-12-28T11:14:00Z">
        <w:r w:rsidR="00306166">
          <w:t xml:space="preserve">correctly formatted </w:t>
        </w:r>
      </w:ins>
      <w:del w:id="156" w:author="Vikram Agarwal" w:date="2019-12-28T11:14:00Z">
        <w:r w:rsidDel="00306166">
          <w:delText>compatible with</w:delText>
        </w:r>
      </w:del>
      <w:ins w:id="157" w:author="Vikram Agarwal" w:date="2019-12-28T11:14:00Z">
        <w:r w:rsidR="00306166">
          <w:t>for</w:t>
        </w:r>
      </w:ins>
      <w:r>
        <w:t xml:space="preserve"> </w:t>
      </w:r>
      <w:del w:id="158" w:author="Vikram Agarwal" w:date="2019-12-28T11:12:00Z">
        <w:r w:rsidDel="00306166">
          <w:delText xml:space="preserve">already </w:delText>
        </w:r>
      </w:del>
      <w:ins w:id="159" w:author="Vikram Agarwal" w:date="2019-12-28T11:12:00Z">
        <w:r w:rsidR="00306166">
          <w:t>readily</w:t>
        </w:r>
        <w:r w:rsidR="00306166">
          <w:t xml:space="preserve"> </w:t>
        </w:r>
      </w:ins>
      <w:r>
        <w:t xml:space="preserve">available tools for further in-depth bioinformatic analysis </w:t>
      </w:r>
      <w:del w:id="160" w:author="Vikram Agarwal" w:date="2019-12-28T11:14:00Z">
        <w:r w:rsidDel="00306166">
          <w:delText xml:space="preserve">(e.g. statistical comparison between different conditions), </w:delText>
        </w:r>
      </w:del>
      <w:r>
        <w:t xml:space="preserve">such as </w:t>
      </w:r>
      <w:commentRangeStart w:id="161"/>
      <w:r>
        <w:t>MPRAnalyze</w:t>
      </w:r>
      <w:r>
        <w:rPr>
          <w:vertAlign w:val="superscript"/>
        </w:rPr>
        <w:t>13</w:t>
      </w:r>
      <w:commentRangeEnd w:id="161"/>
      <w:r w:rsidR="00306166">
        <w:rPr>
          <w:rStyle w:val="CommentReference"/>
          <w:rFonts w:ascii="Arial" w:eastAsiaTheme="minorEastAsia" w:hAnsi="Arial" w:cs="Arial"/>
          <w:lang w:val="en" w:eastAsia="ja-JP"/>
        </w:rPr>
        <w:commentReference w:id="161"/>
      </w:r>
      <w:del w:id="162" w:author="Vikram Agarwal" w:date="2019-12-28T11:13:00Z">
        <w:r w:rsidDel="00306166">
          <w:delText xml:space="preserve"> and provides easily interpretable graphics</w:delText>
        </w:r>
      </w:del>
      <w:r>
        <w:t xml:space="preserve">. </w:t>
      </w:r>
    </w:p>
    <w:p w14:paraId="0000002D" w14:textId="77777777" w:rsidR="00603B99" w:rsidRDefault="00603B99"/>
    <w:p w14:paraId="0000002E" w14:textId="77777777" w:rsidR="00603B99" w:rsidRDefault="00790ABA">
      <w:r>
        <w:rPr>
          <w:b/>
        </w:rPr>
        <w:t>Comparisons with other methods</w:t>
      </w:r>
    </w:p>
    <w:p w14:paraId="0000002F" w14:textId="13BBC4FB" w:rsidR="00603B99" w:rsidRDefault="00790ABA">
      <w:r>
        <w:t xml:space="preserve">There are several different varieties of MPRA, such as regular </w:t>
      </w:r>
      <w:proofErr w:type="spellStart"/>
      <w:r>
        <w:t>episomal</w:t>
      </w:r>
      <w:proofErr w:type="spellEnd"/>
      <w:r>
        <w:t xml:space="preserve">-based MPRA, </w:t>
      </w:r>
      <w:commentRangeStart w:id="163"/>
      <w:r w:rsidR="002E0F82">
        <w:t>STARR</w:t>
      </w:r>
      <w:commentRangeEnd w:id="163"/>
      <w:r w:rsidR="002C1192">
        <w:rPr>
          <w:rStyle w:val="CommentReference"/>
          <w:rFonts w:ascii="Arial" w:eastAsiaTheme="minorEastAsia" w:hAnsi="Arial" w:cs="Arial"/>
          <w:lang w:val="en" w:eastAsia="ja-JP"/>
        </w:rPr>
        <w:commentReference w:id="163"/>
      </w:r>
      <w:r w:rsidR="002E0F82">
        <w:t>-seq</w:t>
      </w:r>
      <w:ins w:id="164" w:author="Vikram Agarwal" w:date="2019-12-28T11:16:00Z">
        <w:r w:rsidR="002C1192">
          <w:t>,</w:t>
        </w:r>
      </w:ins>
      <w:r>
        <w:t xml:space="preserve"> and others</w:t>
      </w:r>
      <w:r>
        <w:rPr>
          <w:vertAlign w:val="superscript"/>
        </w:rPr>
        <w:t>9</w:t>
      </w:r>
      <w:r>
        <w:t xml:space="preserve">. </w:t>
      </w:r>
      <w:proofErr w:type="spellStart"/>
      <w:r>
        <w:t>lentiMPRA</w:t>
      </w:r>
      <w:proofErr w:type="spellEnd"/>
      <w:r>
        <w:t xml:space="preserve"> differs from these methods as it provides an ‘in-genome’ readout in a wider range of cell types. In STARR-seq, the candidate sequence itself </w:t>
      </w:r>
      <w:del w:id="165" w:author="Vikram Agarwal" w:date="2019-12-28T11:17:00Z">
        <w:r w:rsidDel="002C1192">
          <w:delText xml:space="preserve">poses </w:delText>
        </w:r>
      </w:del>
      <w:ins w:id="166" w:author="Vikram Agarwal" w:date="2019-12-28T11:17:00Z">
        <w:r w:rsidR="002C1192">
          <w:t>acts</w:t>
        </w:r>
        <w:r w:rsidR="002C1192">
          <w:t xml:space="preserve"> </w:t>
        </w:r>
      </w:ins>
      <w:r>
        <w:t>as the barcode. This attribute can potentially impact results due to binding of RNA-associated factors and RNA stability of the assayed sequence</w:t>
      </w:r>
      <w:r>
        <w:rPr>
          <w:vertAlign w:val="superscript"/>
        </w:rPr>
        <w:t>12</w:t>
      </w:r>
      <w:r>
        <w:t xml:space="preserve">. Using </w:t>
      </w:r>
      <w:del w:id="167" w:author="Vikram Agarwal" w:date="2019-12-28T11:18:00Z">
        <w:r w:rsidDel="002C1192">
          <w:delText xml:space="preserve">on average </w:delText>
        </w:r>
      </w:del>
      <w:r>
        <w:t xml:space="preserve">over </w:t>
      </w:r>
      <w:del w:id="168" w:author="Vikram Agarwal" w:date="2019-12-28T11:17:00Z">
        <w:r w:rsidDel="002C1192">
          <w:delText xml:space="preserve">30 </w:delText>
        </w:r>
      </w:del>
      <w:ins w:id="169" w:author="Vikram Agarwal" w:date="2019-12-28T11:17:00Z">
        <w:r w:rsidR="002C1192">
          <w:t>thirty</w:t>
        </w:r>
      </w:ins>
      <w:ins w:id="170" w:author="Vikram Agarwal" w:date="2019-12-28T11:19:00Z">
        <w:r w:rsidR="002C1192">
          <w:t xml:space="preserve"> (i.e., on average)</w:t>
        </w:r>
      </w:ins>
      <w:ins w:id="171" w:author="Vikram Agarwal" w:date="2019-12-28T11:17:00Z">
        <w:r w:rsidR="002C1192">
          <w:t xml:space="preserve"> </w:t>
        </w:r>
      </w:ins>
      <w:del w:id="172" w:author="Vikram Agarwal" w:date="2019-12-28T11:18:00Z">
        <w:r w:rsidDel="002C1192">
          <w:delText xml:space="preserve">short </w:delText>
        </w:r>
      </w:del>
      <w:r>
        <w:t>15-20</w:t>
      </w:r>
      <w:del w:id="173" w:author="Vikram Agarwal" w:date="2019-12-28T11:18:00Z">
        <w:r w:rsidDel="002C1192">
          <w:delText xml:space="preserve"> </w:delText>
        </w:r>
      </w:del>
      <w:ins w:id="174" w:author="Vikram Agarwal" w:date="2019-12-28T11:18:00Z">
        <w:r w:rsidR="002C1192">
          <w:t xml:space="preserve">nt </w:t>
        </w:r>
      </w:ins>
      <w:del w:id="175" w:author="Vikram Agarwal" w:date="2019-12-28T11:18:00Z">
        <w:r w:rsidDel="002C1192">
          <w:delText xml:space="preserve">base pair </w:delText>
        </w:r>
      </w:del>
      <w:r>
        <w:t xml:space="preserve">barcodes per assayed sequence in </w:t>
      </w:r>
      <w:proofErr w:type="spellStart"/>
      <w:r>
        <w:t>lentiMPRA</w:t>
      </w:r>
      <w:proofErr w:type="spellEnd"/>
      <w:r>
        <w:t xml:space="preserve"> reduces this impediment. </w:t>
      </w:r>
      <w:del w:id="176" w:author="Vikram Agarwal" w:date="2019-12-28T11:21:00Z">
        <w:r w:rsidDel="002C1192">
          <w:delText>Candidate sequences</w:delText>
        </w:r>
      </w:del>
      <w:ins w:id="177" w:author="Vikram Agarwal" w:date="2019-12-28T11:21:00Z">
        <w:r w:rsidR="002C1192">
          <w:t>CRSs</w:t>
        </w:r>
      </w:ins>
      <w:r>
        <w:t xml:space="preserve"> are usually generated via oligo</w:t>
      </w:r>
      <w:ins w:id="178" w:author="Vikram Agarwal" w:date="2019-12-28T11:19:00Z">
        <w:r w:rsidR="002C1192">
          <w:t xml:space="preserve"> </w:t>
        </w:r>
      </w:ins>
      <w:r>
        <w:t>synthesis, but can also be produced by other processes, such as PCR or DNA-capture based methods. Barcodes can be either added as part of the synthesis or via PCR</w:t>
      </w:r>
      <w:ins w:id="179" w:author="Vikram Agarwal" w:date="2019-12-28T11:21:00Z">
        <w:r w:rsidR="002C1192">
          <w:t>,</w:t>
        </w:r>
      </w:ins>
      <w:r>
        <w:t xml:space="preserve"> providing a flexibility in cloning design. As lentivirus</w:t>
      </w:r>
      <w:ins w:id="180" w:author="Vikram Agarwal" w:date="2019-12-28T11:22:00Z">
        <w:r w:rsidR="002C1192">
          <w:t>es</w:t>
        </w:r>
      </w:ins>
      <w:r>
        <w:t xml:space="preserve"> integrate</w:t>
      </w:r>
      <w:del w:id="181" w:author="Vikram Agarwal" w:date="2019-12-28T11:22:00Z">
        <w:r w:rsidDel="002C1192">
          <w:delText>s</w:delText>
        </w:r>
      </w:del>
      <w:r>
        <w:t xml:space="preserve"> throughout the genome, we introduced anti</w:t>
      </w:r>
      <w:ins w:id="182" w:author="Vikram Agarwal" w:date="2019-12-28T11:23:00Z">
        <w:r w:rsidR="002C1192">
          <w:t>-</w:t>
        </w:r>
      </w:ins>
      <w:r>
        <w:t>repressors on either side of the virus that together with having over 30 barcodes per assayed sequences assist in overcoming differences due to varying genomic integration sites.</w:t>
      </w:r>
    </w:p>
    <w:p w14:paraId="00000030" w14:textId="77777777" w:rsidR="00603B99" w:rsidRDefault="00603B99"/>
    <w:p w14:paraId="00000031" w14:textId="3F9D4352" w:rsidR="00603B99" w:rsidRDefault="00790ABA">
      <w:r>
        <w:t xml:space="preserve">Previous MPRA processing tools have mainly focused on CRS library design and determination of CRS activity from count matrices, overlooking the computationally expensive task of processing sequencing data. </w:t>
      </w:r>
      <w:proofErr w:type="spellStart"/>
      <w:r>
        <w:t>MPRAflow</w:t>
      </w:r>
      <w:proofErr w:type="spellEnd"/>
      <w:r>
        <w:t xml:space="preserve"> is based on computational methods used in our previous MPRA work</w:t>
      </w:r>
      <w:r>
        <w:rPr>
          <w:vertAlign w:val="superscript"/>
        </w:rPr>
        <w:t>11,12,14,15</w:t>
      </w:r>
      <w:r>
        <w:t xml:space="preserve"> and contains two utilities: association and count. The association utility processes demultiplexed FASTQ files and assigns CRS-barcode pairs in the random pairing design. The count utility processes demultiplexed FASTQ files to perform QC across replicates, normalize</w:t>
      </w:r>
      <w:ins w:id="183" w:author="Vikram Agarwal" w:date="2019-12-28T11:25:00Z">
        <w:r w:rsidR="002C1192">
          <w:t>s</w:t>
        </w:r>
      </w:ins>
      <w:del w:id="184" w:author="Vikram Agarwal" w:date="2019-12-28T11:25:00Z">
        <w:r w:rsidDel="002C1192">
          <w:delText>d</w:delText>
        </w:r>
      </w:del>
      <w:r>
        <w:t xml:space="preserve"> barcode count tables per CRS, and </w:t>
      </w:r>
      <w:ins w:id="185" w:author="Vikram Agarwal" w:date="2019-12-28T11:25:00Z">
        <w:r w:rsidR="009A4E8D">
          <w:t>qu</w:t>
        </w:r>
      </w:ins>
      <w:ins w:id="186" w:author="Vikram Agarwal" w:date="2019-12-28T11:26:00Z">
        <w:r w:rsidR="009A4E8D">
          <w:t xml:space="preserve">antifies </w:t>
        </w:r>
      </w:ins>
      <w:r>
        <w:t>log</w:t>
      </w:r>
      <w:r w:rsidRPr="002C1192">
        <w:rPr>
          <w:vertAlign w:val="subscript"/>
          <w:rPrChange w:id="187" w:author="Vikram Agarwal" w:date="2019-12-28T11:24:00Z">
            <w:rPr/>
          </w:rPrChange>
        </w:rPr>
        <w:t>2</w:t>
      </w:r>
      <w:r>
        <w:t xml:space="preserve">(RNA/DNA) ratios per </w:t>
      </w:r>
      <w:commentRangeStart w:id="188"/>
      <w:del w:id="189" w:author="Vikram Agarwal" w:date="2019-12-28T11:26:00Z">
        <w:r w:rsidDel="009A4E8D">
          <w:delText>insert</w:delText>
        </w:r>
      </w:del>
      <w:ins w:id="190" w:author="Vikram Agarwal" w:date="2019-12-28T11:26:00Z">
        <w:r w:rsidR="009A4E8D">
          <w:t>CRS</w:t>
        </w:r>
      </w:ins>
      <w:commentRangeEnd w:id="188"/>
      <w:ins w:id="191" w:author="Vikram Agarwal" w:date="2019-12-28T11:27:00Z">
        <w:r w:rsidR="009A4E8D">
          <w:rPr>
            <w:rStyle w:val="CommentReference"/>
            <w:rFonts w:ascii="Arial" w:eastAsiaTheme="minorEastAsia" w:hAnsi="Arial" w:cs="Arial"/>
            <w:lang w:val="en" w:eastAsia="ja-JP"/>
          </w:rPr>
          <w:commentReference w:id="188"/>
        </w:r>
      </w:ins>
      <w:r>
        <w:t xml:space="preserve">. </w:t>
      </w:r>
      <w:proofErr w:type="spellStart"/>
      <w:r>
        <w:t>MPRAnalyze</w:t>
      </w:r>
      <w:proofErr w:type="spellEnd"/>
      <w:r>
        <w:t xml:space="preserve"> inputs can also be produced using the count utility. Each utility is executed with a single command on a terminal and both utilities provide easily interpretable visualizations of all analyses performed.</w:t>
      </w:r>
    </w:p>
    <w:p w14:paraId="00000032" w14:textId="77777777" w:rsidR="00603B99" w:rsidRDefault="00603B99">
      <w:pPr>
        <w:rPr>
          <w:color w:val="0432FF"/>
        </w:rPr>
      </w:pPr>
    </w:p>
    <w:p w14:paraId="00000033" w14:textId="77777777" w:rsidR="00603B99" w:rsidRDefault="00790ABA">
      <w:r>
        <w:rPr>
          <w:b/>
        </w:rPr>
        <w:t>Experimental Design</w:t>
      </w:r>
    </w:p>
    <w:p w14:paraId="00000034" w14:textId="77777777" w:rsidR="00603B99" w:rsidRDefault="00790ABA">
      <w:pPr>
        <w:rPr>
          <w:u w:val="single"/>
        </w:rPr>
      </w:pPr>
      <w:r>
        <w:rPr>
          <w:u w:val="single"/>
        </w:rPr>
        <w:t>Library design</w:t>
      </w:r>
    </w:p>
    <w:p w14:paraId="00000035" w14:textId="2FF37CA9" w:rsidR="00603B99" w:rsidRDefault="00790ABA">
      <w:r>
        <w:t>CRSs can be identified using many of the aforementioned biochemical assays (</w:t>
      </w:r>
      <w:proofErr w:type="spellStart"/>
      <w:r>
        <w:t>ChIP</w:t>
      </w:r>
      <w:proofErr w:type="spellEnd"/>
      <w:r>
        <w:t xml:space="preserve">-seq, ATAC-seq, CUT&amp;RUN, GWAS, Hi-C and others). Variants of interest within these CRS can be identified via GWAS, </w:t>
      </w:r>
      <w:proofErr w:type="spellStart"/>
      <w:r>
        <w:t>GTEx</w:t>
      </w:r>
      <w:proofErr w:type="spellEnd"/>
      <w:r>
        <w:t xml:space="preserve"> various genomic websites such as Genome Aggregation Database (gnomAD</w:t>
      </w:r>
      <w:r>
        <w:rPr>
          <w:vertAlign w:val="superscript"/>
        </w:rPr>
        <w:t>16</w:t>
      </w:r>
      <w:r>
        <w:t xml:space="preserve">), comparative genomics and many other databases. The CRSs and variants tested ultimately depends on the goal of the study. </w:t>
      </w:r>
      <w:sdt>
        <w:sdtPr>
          <w:tag w:val="goog_rdk_8"/>
          <w:id w:val="1808206029"/>
        </w:sdtPr>
        <w:sdtContent/>
      </w:sdt>
      <w:r>
        <w:t xml:space="preserve">Negative and positive controls should be included in the </w:t>
      </w:r>
      <w:proofErr w:type="spellStart"/>
      <w:r>
        <w:t>lentiMPRA</w:t>
      </w:r>
      <w:proofErr w:type="spellEnd"/>
      <w:r>
        <w:t xml:space="preserve"> library. For negative controls, sequences that could </w:t>
      </w:r>
      <w:r>
        <w:lastRenderedPageBreak/>
        <w:t>be used are those that are known not to be active in the assayed cell, having silencing marks</w:t>
      </w:r>
      <w:del w:id="192" w:author="Vikram Agarwal" w:date="2019-12-28T11:29:00Z">
        <w:r w:rsidDel="009A4E8D">
          <w:delText>,</w:delText>
        </w:r>
      </w:del>
      <w:r>
        <w:t xml:space="preserve"> such as H3K27me3</w:t>
      </w:r>
      <w:del w:id="193" w:author="Vikram Agarwal" w:date="2019-12-28T11:29:00Z">
        <w:r w:rsidDel="009A4E8D">
          <w:delText>,</w:delText>
        </w:r>
      </w:del>
      <w:r>
        <w:t xml:space="preserve"> within this tissue</w:t>
      </w:r>
      <w:ins w:id="194" w:author="Vikram Agarwal" w:date="2019-12-28T11:29:00Z">
        <w:r w:rsidR="009A4E8D">
          <w:t>,</w:t>
        </w:r>
      </w:ins>
      <w:r>
        <w:t xml:space="preserve"> or scrambled CRSs that are randomly selected from the library. For positive controls, sequences that are known to function as promoters/enhancers in this cell/type or tissue could be used. If these data </w:t>
      </w:r>
      <w:proofErr w:type="gramStart"/>
      <w:r>
        <w:t>does</w:t>
      </w:r>
      <w:proofErr w:type="gramEnd"/>
      <w:r>
        <w:t xml:space="preserve"> not exist, one can characterize CRSs from the cell where the </w:t>
      </w:r>
      <w:proofErr w:type="spellStart"/>
      <w:r>
        <w:t>lentiMPRA</w:t>
      </w:r>
      <w:proofErr w:type="spellEnd"/>
      <w:r>
        <w:t xml:space="preserve"> will be done via the aforementioned biochemical assays. These controls should be present within every technical and biological condition that will be tested. Tools such as MPRAnator</w:t>
      </w:r>
      <w:r>
        <w:rPr>
          <w:vertAlign w:val="superscript"/>
        </w:rPr>
        <w:t>17</w:t>
      </w:r>
      <w:r>
        <w:t xml:space="preserve"> or MPRA Design Tools</w:t>
      </w:r>
      <w:r>
        <w:rPr>
          <w:vertAlign w:val="superscript"/>
        </w:rPr>
        <w:t>18</w:t>
      </w:r>
      <w:r>
        <w:t xml:space="preserve"> can assist in choosing regions to test via MPRA and assembling the FASTA files required to order the libraries. Libraries can contain up to hundreds of thousands of sequences, depending on the infection efficiency of the cells (see </w:t>
      </w:r>
      <w:sdt>
        <w:sdtPr>
          <w:tag w:val="goog_rdk_9"/>
          <w:id w:val="1348595920"/>
        </w:sdtPr>
        <w:sdtContent/>
      </w:sdt>
      <w:r>
        <w:rPr>
          <w:b/>
        </w:rPr>
        <w:t xml:space="preserve">Supplementary Table </w:t>
      </w:r>
      <w:r w:rsidR="001B0D85">
        <w:rPr>
          <w:b/>
        </w:rPr>
        <w:t>1</w:t>
      </w:r>
      <w:r>
        <w:t>). The length of these sequences can also vary, depending on how the CRS are generated (</w:t>
      </w:r>
      <w:ins w:id="195" w:author="Vikram Agarwal" w:date="2019-12-28T11:30:00Z">
        <w:r w:rsidR="009A4E8D">
          <w:t xml:space="preserve">i.e., </w:t>
        </w:r>
      </w:ins>
      <w:proofErr w:type="spellStart"/>
      <w:r>
        <w:t>oligosynthesis</w:t>
      </w:r>
      <w:proofErr w:type="spellEnd"/>
      <w:r>
        <w:t xml:space="preserve">, PCR, </w:t>
      </w:r>
      <w:ins w:id="196" w:author="Vikram Agarwal" w:date="2019-12-28T11:30:00Z">
        <w:r w:rsidR="009A4E8D">
          <w:t xml:space="preserve">or </w:t>
        </w:r>
      </w:ins>
      <w:r>
        <w:t xml:space="preserve">capture).   </w:t>
      </w:r>
    </w:p>
    <w:p w14:paraId="00000036" w14:textId="77777777" w:rsidR="00603B99" w:rsidRDefault="00790ABA">
      <w:r>
        <w:t xml:space="preserve"> </w:t>
      </w:r>
    </w:p>
    <w:p w14:paraId="00000037" w14:textId="77777777" w:rsidR="00603B99" w:rsidRDefault="00790ABA">
      <w:pPr>
        <w:rPr>
          <w:u w:val="single"/>
        </w:rPr>
      </w:pPr>
      <w:r>
        <w:rPr>
          <w:u w:val="single"/>
        </w:rPr>
        <w:t>Library generation</w:t>
      </w:r>
    </w:p>
    <w:p w14:paraId="00000038" w14:textId="7640F2E7" w:rsidR="00603B99" w:rsidRDefault="00790ABA">
      <w:pPr>
        <w:rPr>
          <w:highlight w:val="white"/>
        </w:rPr>
      </w:pPr>
      <w:r>
        <w:t xml:space="preserve">For this protocol, we will focus on </w:t>
      </w:r>
      <w:proofErr w:type="spellStart"/>
      <w:r>
        <w:t>oligosynthesis</w:t>
      </w:r>
      <w:proofErr w:type="spellEnd"/>
      <w:r>
        <w:t xml:space="preserve"> as it is currently the most </w:t>
      </w:r>
      <w:proofErr w:type="gramStart"/>
      <w:r>
        <w:t>cost effective</w:t>
      </w:r>
      <w:proofErr w:type="gramEnd"/>
      <w:r>
        <w:t xml:space="preserve"> way to generate </w:t>
      </w:r>
      <w:ins w:id="197" w:author="Vikram Agarwal" w:date="2019-12-28T11:31:00Z">
        <w:r w:rsidR="009A4E8D">
          <w:t xml:space="preserve">fixed-length </w:t>
        </w:r>
      </w:ins>
      <w:commentRangeStart w:id="198"/>
      <w:r>
        <w:t>CRSs</w:t>
      </w:r>
      <w:commentRangeEnd w:id="198"/>
      <w:r w:rsidR="009A4E8D">
        <w:rPr>
          <w:rStyle w:val="CommentReference"/>
          <w:rFonts w:ascii="Arial" w:eastAsiaTheme="minorEastAsia" w:hAnsi="Arial" w:cs="Arial"/>
          <w:lang w:val="en" w:eastAsia="ja-JP"/>
        </w:rPr>
        <w:commentReference w:id="198"/>
      </w:r>
      <w:r>
        <w:t xml:space="preserve">. Here, the synthesized oligo pool of the CRSs is amplified via two rounds of PCR, first </w:t>
      </w:r>
      <w:r>
        <w:rPr>
          <w:highlight w:val="white"/>
        </w:rPr>
        <w:t xml:space="preserve">to add the minimal promoter, and then to add the barcode. The amplified fragments are cloned via Gibson assembly into the </w:t>
      </w:r>
      <w:proofErr w:type="spellStart"/>
      <w:r>
        <w:rPr>
          <w:i/>
          <w:highlight w:val="white"/>
        </w:rPr>
        <w:t>Sbf</w:t>
      </w:r>
      <w:r>
        <w:rPr>
          <w:highlight w:val="white"/>
        </w:rPr>
        <w:t>I</w:t>
      </w:r>
      <w:proofErr w:type="spellEnd"/>
      <w:r>
        <w:rPr>
          <w:highlight w:val="white"/>
        </w:rPr>
        <w:t>/</w:t>
      </w:r>
      <w:proofErr w:type="spellStart"/>
      <w:r>
        <w:rPr>
          <w:i/>
          <w:highlight w:val="white"/>
        </w:rPr>
        <w:t>Age</w:t>
      </w:r>
      <w:r>
        <w:rPr>
          <w:highlight w:val="white"/>
        </w:rPr>
        <w:t>I</w:t>
      </w:r>
      <w:proofErr w:type="spellEnd"/>
      <w:r>
        <w:rPr>
          <w:highlight w:val="white"/>
        </w:rPr>
        <w:t xml:space="preserve"> site of </w:t>
      </w:r>
      <w:proofErr w:type="spellStart"/>
      <w:r>
        <w:t>pLS-SceI</w:t>
      </w:r>
      <w:proofErr w:type="spellEnd"/>
      <w:r>
        <w:t xml:space="preserve"> vector (Addgene 137725) </w:t>
      </w:r>
      <w:r>
        <w:rPr>
          <w:highlight w:val="white"/>
        </w:rPr>
        <w:t>to construct the library. The resulting library is digested with I-</w:t>
      </w:r>
      <w:proofErr w:type="spellStart"/>
      <w:r>
        <w:rPr>
          <w:i/>
          <w:highlight w:val="white"/>
        </w:rPr>
        <w:t>Sce</w:t>
      </w:r>
      <w:r>
        <w:rPr>
          <w:highlight w:val="white"/>
        </w:rPr>
        <w:t>I</w:t>
      </w:r>
      <w:proofErr w:type="spellEnd"/>
      <w:r>
        <w:rPr>
          <w:highlight w:val="white"/>
        </w:rPr>
        <w:t xml:space="preserve"> to remove any vector that did not receive an insert. The recombination products are then electroporated into competent cells and plated onto Ampicillin plates. Sanger sequencing of </w:t>
      </w:r>
      <w:r w:rsidR="00F825B9">
        <w:rPr>
          <w:highlight w:val="white"/>
        </w:rPr>
        <w:t>~</w:t>
      </w:r>
      <w:r>
        <w:rPr>
          <w:highlight w:val="white"/>
        </w:rPr>
        <w:t>16 colonies is then used to confirm proper assembly of the library. The number of plates will dictate the number of barcodes each CRS will have on average. The number of colonies required for plasmid extraction will be depend on the number of CRSs tested and the desired number of barcodes per CRS. Generally, it is ideal to have at least 50 barcodes per CRS and the total number of colonies should roughly equal the desired library complexity. We recommend limiting the complexity of the library due to the finite nature of the multiplicity of infection (MOI) and the associated increase in sequencing costs. The library should then be midi-prepped to extract the final plasmid library.</w:t>
      </w:r>
    </w:p>
    <w:p w14:paraId="00000039" w14:textId="77777777" w:rsidR="00603B99" w:rsidRDefault="00790ABA">
      <w:r>
        <w:t xml:space="preserve"> </w:t>
      </w:r>
    </w:p>
    <w:p w14:paraId="0000003A" w14:textId="77777777" w:rsidR="00603B99" w:rsidRDefault="00790ABA">
      <w:pPr>
        <w:rPr>
          <w:u w:val="single"/>
        </w:rPr>
      </w:pPr>
      <w:r>
        <w:rPr>
          <w:u w:val="single"/>
        </w:rPr>
        <w:t>Association sequencing</w:t>
      </w:r>
    </w:p>
    <w:p w14:paraId="0000003B" w14:textId="77777777" w:rsidR="00603B99" w:rsidRDefault="00790ABA">
      <w:r>
        <w:t xml:space="preserve">To associate the barcode to the CRS, PCR is performed on the plasmid library to add </w:t>
      </w:r>
      <w:proofErr w:type="spellStart"/>
      <w:r>
        <w:t>flowcell</w:t>
      </w:r>
      <w:proofErr w:type="spellEnd"/>
      <w:r>
        <w:t xml:space="preserve"> sequences and sample index to the CRS-barcode pairs. The PCR product is then gel extracted at the appropriate insert size (~471 bp) and sent for PE146 sequencing with a 15 bp index read for barcode sequence, using custom primers provided in this protocol. </w:t>
      </w:r>
    </w:p>
    <w:p w14:paraId="0000003C" w14:textId="77777777" w:rsidR="00603B99" w:rsidRDefault="00790ABA">
      <w:r>
        <w:t xml:space="preserve"> </w:t>
      </w:r>
    </w:p>
    <w:p w14:paraId="0000003D" w14:textId="77777777" w:rsidR="00603B99" w:rsidRDefault="00790ABA">
      <w:pPr>
        <w:rPr>
          <w:u w:val="single"/>
        </w:rPr>
      </w:pPr>
      <w:r>
        <w:rPr>
          <w:u w:val="single"/>
        </w:rPr>
        <w:t>Lentiviral prep</w:t>
      </w:r>
    </w:p>
    <w:p w14:paraId="0000003E" w14:textId="64A14745" w:rsidR="00603B99" w:rsidRDefault="00790ABA">
      <w:r>
        <w:t xml:space="preserve">The next step is to generate a lentivirus library. This is done by 293T cells with the plasmid library. Following </w:t>
      </w:r>
      <w:r w:rsidR="00746B03">
        <w:t xml:space="preserve">2 </w:t>
      </w:r>
      <w:r>
        <w:t xml:space="preserve">days in culture with titer boost reagent, the virus is collected and concentrated. To titrate the lentivirus, the cell type of interest is plated into 8 wells of a 24 well plate and infected with varying volumes of the virus (0, 1, 2, 4, 8, 16, 32, 64 </w:t>
      </w:r>
      <w:proofErr w:type="spellStart"/>
      <w:r w:rsidR="00746B03">
        <w:rPr>
          <w:rFonts w:eastAsia="Arial"/>
        </w:rPr>
        <w:t>μL</w:t>
      </w:r>
      <w:proofErr w:type="spellEnd"/>
      <w:r>
        <w:t>) in each well. Cells are monitored for viability throughout this time in order to determine whether certain concentrations are toxic to them. Following a three day incubation (to reduce for non-integrating lentivirus), genomic DNA is extracted from each well. qPCR is then carried out for each condition using primers against genomic DNA, integrated viral DNA, and plasmid backbone DNA. The MOI is then calculated for each viral concentration (</w:t>
      </w:r>
      <w:r>
        <w:rPr>
          <w:b/>
        </w:rPr>
        <w:t>Supplementary Table 2</w:t>
      </w:r>
      <w:r>
        <w:t xml:space="preserve">). These values are then plotted against the viral volume to calculate the viral titer. Conditions should not be used if cells are not viable. </w:t>
      </w:r>
    </w:p>
    <w:p w14:paraId="0000003F" w14:textId="77777777" w:rsidR="00603B99" w:rsidRDefault="00603B99"/>
    <w:p w14:paraId="00000040" w14:textId="77777777" w:rsidR="00603B99" w:rsidRDefault="00790ABA">
      <w:pPr>
        <w:rPr>
          <w:u w:val="single"/>
        </w:rPr>
      </w:pPr>
      <w:r>
        <w:rPr>
          <w:u w:val="single"/>
        </w:rPr>
        <w:t>Infection and sequencing</w:t>
      </w:r>
    </w:p>
    <w:p w14:paraId="00000041" w14:textId="638E220F" w:rsidR="00603B99" w:rsidRDefault="00790ABA">
      <w:r>
        <w:t xml:space="preserve">The </w:t>
      </w:r>
      <w:proofErr w:type="spellStart"/>
      <w:r>
        <w:t>lentiMPRA</w:t>
      </w:r>
      <w:proofErr w:type="spellEnd"/>
      <w:r>
        <w:t xml:space="preserve"> library is then infected into the cells of interest and incubated for three days. The number of cells required is determined based on the library complexity and the highest MOI that the cells can be infected with that isn’t toxic to the cells. It is highly recommended to carry out three technical replicates for each biological condition tested in order to assess reproducibility. The cells are then washed to reduce for non-</w:t>
      </w:r>
      <w:r w:rsidR="00746B03">
        <w:t>in</w:t>
      </w:r>
      <w:r w:rsidR="00F825B9">
        <w:t xml:space="preserve">tegrating </w:t>
      </w:r>
      <w:r>
        <w:t xml:space="preserve">lentivirus and DNA and RNA are simultaneously extracted. For RNA, mRNA is purified </w:t>
      </w:r>
      <w:sdt>
        <w:sdtPr>
          <w:tag w:val="goog_rdk_10"/>
          <w:id w:val="-630870296"/>
        </w:sdtPr>
        <w:sdtContent/>
      </w:sdt>
      <w:sdt>
        <w:sdtPr>
          <w:tag w:val="goog_rdk_11"/>
          <w:id w:val="1700668470"/>
        </w:sdtPr>
        <w:sdtContent>
          <w:commentRangeStart w:id="199"/>
          <w:commentRangeStart w:id="200"/>
        </w:sdtContent>
      </w:sdt>
      <w:r>
        <w:t>(if necessary)</w:t>
      </w:r>
      <w:commentRangeEnd w:id="200"/>
      <w:r>
        <w:commentReference w:id="200"/>
      </w:r>
      <w:commentRangeEnd w:id="199"/>
      <w:r w:rsidR="00F825B9">
        <w:rPr>
          <w:rStyle w:val="CommentReference"/>
          <w:rFonts w:ascii="Arial" w:eastAsiaTheme="minorEastAsia" w:hAnsi="Arial" w:cs="Arial"/>
          <w:lang w:val="en" w:eastAsia="ja-JP"/>
        </w:rPr>
        <w:commentReference w:id="199"/>
      </w:r>
      <w:r>
        <w:t xml:space="preserve">, treated with DNase and reverse transcription is done using barcode-specific primer that contains P7 </w:t>
      </w:r>
      <w:proofErr w:type="spellStart"/>
      <w:r>
        <w:t>flowcell</w:t>
      </w:r>
      <w:proofErr w:type="spellEnd"/>
      <w:r>
        <w:t xml:space="preserve"> sequences and unique molecular identifiers (UMIs), to preserve the true counts of molecules through the amplification process. PCR is carried out on the DNA and RNA samples to amplify barcodes adding P5 </w:t>
      </w:r>
      <w:proofErr w:type="spellStart"/>
      <w:r>
        <w:lastRenderedPageBreak/>
        <w:t>flowcell</w:t>
      </w:r>
      <w:proofErr w:type="spellEnd"/>
      <w:r>
        <w:t xml:space="preserve"> sequence and sample index upstream and </w:t>
      </w:r>
      <w:r w:rsidR="00746B03">
        <w:t xml:space="preserve">P7 </w:t>
      </w:r>
      <w:proofErr w:type="spellStart"/>
      <w:r>
        <w:t>flowcell</w:t>
      </w:r>
      <w:proofErr w:type="spellEnd"/>
      <w:r>
        <w:t xml:space="preserve"> and UMI to the barcode. The sequencing libraries are then pooled and sent for PE15 sequencing with a 16 bp UMI and 10 bp sample index.</w:t>
      </w:r>
    </w:p>
    <w:p w14:paraId="00000042" w14:textId="77777777" w:rsidR="00603B99" w:rsidRDefault="00790ABA">
      <w:r>
        <w:t xml:space="preserve"> </w:t>
      </w:r>
    </w:p>
    <w:p w14:paraId="00000043" w14:textId="77777777" w:rsidR="00603B99" w:rsidRDefault="00790ABA">
      <w:pPr>
        <w:rPr>
          <w:u w:val="single"/>
        </w:rPr>
      </w:pPr>
      <w:r>
        <w:rPr>
          <w:u w:val="single"/>
        </w:rPr>
        <w:t>Data processing</w:t>
      </w:r>
    </w:p>
    <w:p w14:paraId="00000044" w14:textId="29745DAF" w:rsidR="00603B99" w:rsidRDefault="00790ABA" w:rsidP="000E1FD5">
      <w:r>
        <w:t xml:space="preserve">We built a computational tool, </w:t>
      </w:r>
      <w:proofErr w:type="spellStart"/>
      <w:r>
        <w:t>MPRAflow</w:t>
      </w:r>
      <w:proofErr w:type="spellEnd"/>
      <w:r>
        <w:t xml:space="preserve">, to easily process demultiplexed FASTA data resulting from </w:t>
      </w:r>
      <w:proofErr w:type="spellStart"/>
      <w:r>
        <w:t>lentiMPRA</w:t>
      </w:r>
      <w:proofErr w:type="spellEnd"/>
      <w:r>
        <w:t xml:space="preserve"> and other MPRA experiments. If the barcodes are randomly paired with the CRS, the association utility can be run to assign barcodes to the appropriate CRS. We provide a workflow tailored to testing distinct CRSs, using Burrows-Wheeler Aligner (BWA</w:t>
      </w:r>
      <w:r>
        <w:rPr>
          <w:vertAlign w:val="superscript"/>
        </w:rPr>
        <w:t>19</w:t>
      </w:r>
      <w:r>
        <w:t>) to align sequences to the ordered oligo pool and a workflow for libraries containing single nucleotide variants of the same CRS, using Bowtie2</w:t>
      </w:r>
      <w:r>
        <w:rPr>
          <w:vertAlign w:val="superscript"/>
        </w:rPr>
        <w:t>20</w:t>
      </w:r>
      <w:r>
        <w:t xml:space="preserve"> and a list of the expected positions of the variants. The resulting pairing is then used in the count utility, which processes the barcode sequencing of the DNA and RNA, to create normalized log</w:t>
      </w:r>
      <w:r w:rsidRPr="009A4E8D">
        <w:rPr>
          <w:vertAlign w:val="subscript"/>
          <w:rPrChange w:id="201" w:author="Vikram Agarwal" w:date="2019-12-28T11:33:00Z">
            <w:rPr/>
          </w:rPrChange>
        </w:rPr>
        <w:t>2</w:t>
      </w:r>
      <w:r>
        <w:t>(RNA/DNA) ratios for transcriptional activity of each CRS tested along with easy to interpret visualizations. If more robust statistical analyses are desired, we provide the option to generate input files for MPRAnalyze</w:t>
      </w:r>
      <w:r>
        <w:rPr>
          <w:vertAlign w:val="superscript"/>
        </w:rPr>
        <w:t>13</w:t>
      </w:r>
      <w:r>
        <w:t>, a generalized linear model approach.</w:t>
      </w:r>
      <w:r w:rsidR="00D94811">
        <w:t xml:space="preserve"> </w:t>
      </w:r>
      <w:r w:rsidR="00FD0638">
        <w:t xml:space="preserve">Additionally, we provide an alternative workflow for quantifying </w:t>
      </w:r>
      <w:r w:rsidR="00FD0638" w:rsidRPr="000E1FD5">
        <w:t>expression of CRS libraries produced with saturation mutagenesis</w:t>
      </w:r>
      <w:r w:rsidR="000E1FD5">
        <w:t>.</w:t>
      </w:r>
      <w:r w:rsidR="000E1FD5" w:rsidRPr="000E1FD5">
        <w:t xml:space="preserve"> </w:t>
      </w:r>
      <w:r w:rsidR="000E1FD5" w:rsidRPr="00F825B9">
        <w:t xml:space="preserve">It processes data into a </w:t>
      </w:r>
      <w:r w:rsidR="000E1FD5" w:rsidRPr="00F825B9">
        <w:rPr>
          <w:color w:val="000000"/>
        </w:rPr>
        <w:t>matrix of RNA count, DNA count</w:t>
      </w:r>
      <w:ins w:id="202" w:author="Vikram Agarwal" w:date="2019-12-28T11:34:00Z">
        <w:r w:rsidR="009A4E8D">
          <w:rPr>
            <w:color w:val="000000"/>
          </w:rPr>
          <w:t>,</w:t>
        </w:r>
      </w:ins>
      <w:r w:rsidR="000E1FD5" w:rsidRPr="00F825B9">
        <w:rPr>
          <w:color w:val="000000"/>
        </w:rPr>
        <w:t xml:space="preserve"> and </w:t>
      </w:r>
      <w:r w:rsidR="000E1FD5" w:rsidRPr="009A4E8D">
        <w:rPr>
          <w:i/>
          <w:iCs/>
          <w:color w:val="000000"/>
          <w:rPrChange w:id="203" w:author="Vikram Agarwal" w:date="2019-12-28T11:35:00Z">
            <w:rPr>
              <w:color w:val="000000"/>
            </w:rPr>
          </w:rPrChange>
        </w:rPr>
        <w:t>N</w:t>
      </w:r>
      <w:r w:rsidR="000E1FD5" w:rsidRPr="00F825B9">
        <w:rPr>
          <w:color w:val="000000"/>
        </w:rPr>
        <w:t xml:space="preserve"> binary columns indicat</w:t>
      </w:r>
      <w:r w:rsidR="00F825B9">
        <w:rPr>
          <w:color w:val="000000"/>
        </w:rPr>
        <w:t>ing whether a specific sequence</w:t>
      </w:r>
      <w:r w:rsidR="000E1FD5" w:rsidRPr="00F825B9">
        <w:rPr>
          <w:color w:val="000000"/>
        </w:rPr>
        <w:t xml:space="preserve"> variant was associated with the tag, which</w:t>
      </w:r>
      <w:r w:rsidR="000E1FD5" w:rsidRPr="00F825B9">
        <w:t xml:space="preserve"> are used to fit a multiple linear regression model of log</w:t>
      </w:r>
      <w:r w:rsidR="000E1FD5" w:rsidRPr="009A4E8D">
        <w:rPr>
          <w:vertAlign w:val="subscript"/>
          <w:rPrChange w:id="204" w:author="Vikram Agarwal" w:date="2019-12-28T11:33:00Z">
            <w:rPr/>
          </w:rPrChange>
        </w:rPr>
        <w:t>2</w:t>
      </w:r>
      <w:r w:rsidR="000E1FD5" w:rsidRPr="00F825B9">
        <w:t>(</w:t>
      </w:r>
      <w:proofErr w:type="spellStart"/>
      <w:r w:rsidR="000E1FD5" w:rsidRPr="00F825B9">
        <w:t>RNA</w:t>
      </w:r>
      <w:r w:rsidR="000E1FD5" w:rsidRPr="009A4E8D">
        <w:rPr>
          <w:vertAlign w:val="subscript"/>
          <w:rPrChange w:id="205" w:author="Vikram Agarwal" w:date="2019-12-28T11:33:00Z">
            <w:rPr/>
          </w:rPrChange>
        </w:rPr>
        <w:t>j</w:t>
      </w:r>
      <w:proofErr w:type="spellEnd"/>
      <w:r w:rsidR="000E1FD5" w:rsidRPr="00F825B9">
        <w:t>) ~ log</w:t>
      </w:r>
      <w:r w:rsidR="000E1FD5" w:rsidRPr="009A4E8D">
        <w:rPr>
          <w:vertAlign w:val="subscript"/>
          <w:rPrChange w:id="206" w:author="Vikram Agarwal" w:date="2019-12-28T11:33:00Z">
            <w:rPr/>
          </w:rPrChange>
        </w:rPr>
        <w:t>2</w:t>
      </w:r>
      <w:r w:rsidR="000E1FD5" w:rsidRPr="00F825B9">
        <w:t>(</w:t>
      </w:r>
      <w:proofErr w:type="spellStart"/>
      <w:r w:rsidR="000E1FD5" w:rsidRPr="00F825B9">
        <w:t>DNA</w:t>
      </w:r>
      <w:r w:rsidR="000E1FD5" w:rsidRPr="009A4E8D">
        <w:rPr>
          <w:vertAlign w:val="subscript"/>
          <w:rPrChange w:id="207" w:author="Vikram Agarwal" w:date="2019-12-28T11:34:00Z">
            <w:rPr/>
          </w:rPrChange>
        </w:rPr>
        <w:t>j</w:t>
      </w:r>
      <w:proofErr w:type="spellEnd"/>
      <w:r w:rsidR="000E1FD5" w:rsidRPr="00F825B9">
        <w:t xml:space="preserve">) + </w:t>
      </w:r>
      <w:r w:rsidR="000E1FD5" w:rsidRPr="009A4E8D">
        <w:rPr>
          <w:i/>
          <w:iCs/>
          <w:rPrChange w:id="208" w:author="Vikram Agarwal" w:date="2019-12-28T11:35:00Z">
            <w:rPr/>
          </w:rPrChange>
        </w:rPr>
        <w:t>N</w:t>
      </w:r>
      <w:r w:rsidR="000E1FD5" w:rsidRPr="00F825B9">
        <w:t xml:space="preserve"> + offset (j </w:t>
      </w:r>
      <w:r w:rsidR="000E1FD5" w:rsidRPr="00F825B9">
        <w:rPr>
          <w:rFonts w:ascii="Cambria Math" w:hAnsi="Cambria Math" w:cs="Cambria Math"/>
        </w:rPr>
        <w:t>∈</w:t>
      </w:r>
      <w:r w:rsidR="000E1FD5" w:rsidRPr="00F825B9">
        <w:t xml:space="preserve"> T) and report the coefficients of </w:t>
      </w:r>
      <w:r w:rsidR="000E1FD5" w:rsidRPr="009A4E8D">
        <w:rPr>
          <w:i/>
          <w:iCs/>
          <w:rPrChange w:id="209" w:author="Vikram Agarwal" w:date="2019-12-28T11:35:00Z">
            <w:rPr/>
          </w:rPrChange>
        </w:rPr>
        <w:t>N</w:t>
      </w:r>
      <w:r w:rsidR="000E1FD5" w:rsidRPr="00F825B9">
        <w:t xml:space="preserve"> as effects for each variant.</w:t>
      </w:r>
      <w:r>
        <w:t xml:space="preserve"> The utility processes multiple replicates and conditions in parallel if a high-performance computing (HPC) cluster is available, but can also be run locally. This code is freely available on GitHub (</w:t>
      </w:r>
      <w:hyperlink r:id="rId14">
        <w:r>
          <w:rPr>
            <w:color w:val="0000FF"/>
            <w:u w:val="single"/>
          </w:rPr>
          <w:t>https://github.com/shendurelab/MPRAflow</w:t>
        </w:r>
      </w:hyperlink>
      <w:r>
        <w:t>).</w:t>
      </w:r>
    </w:p>
    <w:p w14:paraId="00000045" w14:textId="77777777" w:rsidR="00603B99" w:rsidRDefault="00790ABA">
      <w:r>
        <w:t xml:space="preserve"> </w:t>
      </w:r>
    </w:p>
    <w:p w14:paraId="00000046" w14:textId="77777777" w:rsidR="00603B99" w:rsidRDefault="00790ABA">
      <w:pPr>
        <w:rPr>
          <w:b/>
        </w:rPr>
      </w:pPr>
      <w:r>
        <w:rPr>
          <w:b/>
        </w:rPr>
        <w:t>Necessary Expertise</w:t>
      </w:r>
    </w:p>
    <w:p w14:paraId="00000047" w14:textId="77777777" w:rsidR="00603B99" w:rsidRDefault="00790ABA">
      <w:r>
        <w:t xml:space="preserve">Basic molecular biology and cell culture skills are required to perform </w:t>
      </w:r>
      <w:proofErr w:type="spellStart"/>
      <w:r>
        <w:t>lentiMPRA</w:t>
      </w:r>
      <w:proofErr w:type="spellEnd"/>
      <w:r>
        <w:t xml:space="preserve">. For </w:t>
      </w:r>
      <w:proofErr w:type="spellStart"/>
      <w:r>
        <w:t>MPRAflow</w:t>
      </w:r>
      <w:proofErr w:type="spellEnd"/>
      <w:r>
        <w:t xml:space="preserve">, only a basic familiarity with command line tools is needed. </w:t>
      </w:r>
    </w:p>
    <w:p w14:paraId="00000048" w14:textId="77777777" w:rsidR="00603B99" w:rsidRDefault="00790ABA">
      <w:r>
        <w:t xml:space="preserve"> </w:t>
      </w:r>
    </w:p>
    <w:p w14:paraId="00000049" w14:textId="77777777" w:rsidR="00603B99" w:rsidRDefault="00790ABA">
      <w:pPr>
        <w:rPr>
          <w:b/>
        </w:rPr>
      </w:pPr>
      <w:r>
        <w:rPr>
          <w:b/>
        </w:rPr>
        <w:t>Limitations</w:t>
      </w:r>
    </w:p>
    <w:p w14:paraId="0000004A" w14:textId="77777777" w:rsidR="00603B99" w:rsidRDefault="00790ABA">
      <w:r>
        <w:t xml:space="preserve">There are several limitations for </w:t>
      </w:r>
      <w:commentRangeStart w:id="210"/>
      <w:proofErr w:type="spellStart"/>
      <w:r>
        <w:t>lentiMPR</w:t>
      </w:r>
      <w:proofErr w:type="spellEnd"/>
      <w:r>
        <w:t>A</w:t>
      </w:r>
      <w:commentRangeEnd w:id="210"/>
      <w:r w:rsidR="008C3F35">
        <w:rPr>
          <w:rStyle w:val="CommentReference"/>
          <w:rFonts w:ascii="Arial" w:eastAsiaTheme="minorEastAsia" w:hAnsi="Arial" w:cs="Arial"/>
          <w:lang w:val="en" w:eastAsia="ja-JP"/>
        </w:rPr>
        <w:commentReference w:id="210"/>
      </w:r>
      <w:r>
        <w:t xml:space="preserve">. This includes a limitation in the number of CRSs that can be tested in cells that are not amenable to high lentivirus concentrations, though that can be amended by using an increased number of cells. The use of </w:t>
      </w:r>
      <w:proofErr w:type="spellStart"/>
      <w:r>
        <w:t>oligosynthesis</w:t>
      </w:r>
      <w:proofErr w:type="spellEnd"/>
      <w:r>
        <w:t xml:space="preserve"> to generate the CRS library can also limit the number of sequences that can be tested including their length. Improvements in DNA synthesis can ultimately overcome this limitation as well as PCR or DNA capture-based methods. Techniques that allow for multiplex pairwise assembly of oligos</w:t>
      </w:r>
      <w:r>
        <w:rPr>
          <w:vertAlign w:val="superscript"/>
        </w:rPr>
        <w:t>21</w:t>
      </w:r>
      <w:r>
        <w:t xml:space="preserve"> could also be a way to increase CRS size by patching together specific oligonucleotides. As for </w:t>
      </w:r>
      <w:proofErr w:type="spellStart"/>
      <w:r>
        <w:t>MPRAflow</w:t>
      </w:r>
      <w:proofErr w:type="spellEnd"/>
      <w:r>
        <w:t>, while this tool is applicable to many types of MPRA, it does not support STARR-seq workflows as this tool does not include functionality for peak calling.</w:t>
      </w:r>
    </w:p>
    <w:p w14:paraId="0000004B" w14:textId="77777777" w:rsidR="00603B99" w:rsidRDefault="00603B99"/>
    <w:p w14:paraId="0000004C" w14:textId="77777777" w:rsidR="00603B99" w:rsidRDefault="00603B99"/>
    <w:p w14:paraId="0000004D" w14:textId="77777777" w:rsidR="00603B99" w:rsidRDefault="00603B99"/>
    <w:p w14:paraId="0000004E" w14:textId="77777777" w:rsidR="00603B99" w:rsidRDefault="00603B99"/>
    <w:p w14:paraId="0000004F" w14:textId="77777777" w:rsidR="00603B99" w:rsidRDefault="00603B99">
      <w:pPr>
        <w:rPr>
          <w:color w:val="0432FF"/>
        </w:rPr>
      </w:pPr>
    </w:p>
    <w:p w14:paraId="00000050" w14:textId="77777777" w:rsidR="00603B99" w:rsidRDefault="00603B99">
      <w:pPr>
        <w:rPr>
          <w:color w:val="0432FF"/>
        </w:rPr>
      </w:pPr>
    </w:p>
    <w:p w14:paraId="00000051" w14:textId="77777777" w:rsidR="00603B99" w:rsidRDefault="00603B99">
      <w:pPr>
        <w:rPr>
          <w:color w:val="0432FF"/>
        </w:rPr>
      </w:pPr>
    </w:p>
    <w:p w14:paraId="00000052" w14:textId="77777777" w:rsidR="00603B99" w:rsidRDefault="00603B99">
      <w:pPr>
        <w:rPr>
          <w:color w:val="0432FF"/>
        </w:rPr>
      </w:pPr>
    </w:p>
    <w:p w14:paraId="00000053" w14:textId="77777777" w:rsidR="00603B99" w:rsidRDefault="00603B99">
      <w:pPr>
        <w:rPr>
          <w:color w:val="0432FF"/>
        </w:rPr>
      </w:pPr>
    </w:p>
    <w:p w14:paraId="00000054" w14:textId="77777777" w:rsidR="00603B99" w:rsidRDefault="00603B99">
      <w:pPr>
        <w:rPr>
          <w:color w:val="0432FF"/>
        </w:rPr>
      </w:pPr>
    </w:p>
    <w:p w14:paraId="00000055" w14:textId="77777777" w:rsidR="00603B99" w:rsidRDefault="00790ABA">
      <w:pPr>
        <w:rPr>
          <w:color w:val="0432FF"/>
        </w:rPr>
      </w:pPr>
      <w:r>
        <w:br w:type="page"/>
      </w:r>
    </w:p>
    <w:p w14:paraId="00000056" w14:textId="77777777" w:rsidR="00603B99" w:rsidRDefault="00790ABA">
      <w:pPr>
        <w:rPr>
          <w:b/>
        </w:rPr>
      </w:pPr>
      <w:r>
        <w:rPr>
          <w:b/>
        </w:rPr>
        <w:lastRenderedPageBreak/>
        <w:t>Materials</w:t>
      </w:r>
    </w:p>
    <w:p w14:paraId="00000057" w14:textId="77777777" w:rsidR="00603B99" w:rsidRDefault="00790ABA">
      <w:r>
        <w:t>Biological materials</w:t>
      </w:r>
    </w:p>
    <w:p w14:paraId="00000058" w14:textId="77777777" w:rsidR="00603B99" w:rsidRDefault="00790ABA">
      <w:pPr>
        <w:widowControl w:val="0"/>
        <w:numPr>
          <w:ilvl w:val="0"/>
          <w:numId w:val="3"/>
        </w:numPr>
        <w:pBdr>
          <w:top w:val="nil"/>
          <w:left w:val="nil"/>
          <w:bottom w:val="nil"/>
          <w:right w:val="nil"/>
          <w:between w:val="nil"/>
        </w:pBdr>
        <w:jc w:val="both"/>
        <w:rPr>
          <w:color w:val="000000"/>
        </w:rPr>
      </w:pPr>
      <w:r>
        <w:rPr>
          <w:color w:val="000000"/>
        </w:rPr>
        <w:t>293T cells (ATTC, CRL-3216)</w:t>
      </w:r>
    </w:p>
    <w:p w14:paraId="00000059" w14:textId="77777777" w:rsidR="00603B99" w:rsidRDefault="00790ABA">
      <w:pPr>
        <w:widowControl w:val="0"/>
        <w:numPr>
          <w:ilvl w:val="0"/>
          <w:numId w:val="3"/>
        </w:numPr>
        <w:pBdr>
          <w:top w:val="nil"/>
          <w:left w:val="nil"/>
          <w:bottom w:val="nil"/>
          <w:right w:val="nil"/>
          <w:between w:val="nil"/>
        </w:pBdr>
        <w:jc w:val="both"/>
        <w:rPr>
          <w:color w:val="000000"/>
        </w:rPr>
      </w:pPr>
      <w:r>
        <w:rPr>
          <w:color w:val="000000"/>
        </w:rPr>
        <w:t>Cell lines of interest. All data shown in this protocol were generated from HepG2 cells</w:t>
      </w:r>
      <w:r>
        <w:t xml:space="preserve"> (ATTC, HB-8065)</w:t>
      </w:r>
      <w:r>
        <w:rPr>
          <w:color w:val="000000"/>
        </w:rPr>
        <w:t>.</w:t>
      </w:r>
    </w:p>
    <w:p w14:paraId="0000005A" w14:textId="77777777" w:rsidR="00603B99" w:rsidRDefault="00603B99"/>
    <w:p w14:paraId="0000005B" w14:textId="77777777" w:rsidR="00603B99" w:rsidRDefault="00790ABA">
      <w:r>
        <w:t>Reagents</w:t>
      </w:r>
    </w:p>
    <w:p w14:paraId="0000005C"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DMEM (Life Technologies, cat. no. 11995-065)</w:t>
      </w:r>
    </w:p>
    <w:p w14:paraId="0000005D"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FBS (VWR international, cat. no. 89510-194)</w:t>
      </w:r>
    </w:p>
    <w:p w14:paraId="0000005E"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Penicillin-Streptomycin (Life Technologies, cat. no. 15140-122)</w:t>
      </w:r>
    </w:p>
    <w:p w14:paraId="0000005F"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0.05% Trypsin-EDTA (Life Technologies, cat. no. 25300-062)</w:t>
      </w:r>
    </w:p>
    <w:p w14:paraId="00000060"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Polybrene (Sigma-Aldrich, cat. no. TR-1003-G)</w:t>
      </w:r>
    </w:p>
    <w:p w14:paraId="00000061"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DPBS (Sigma-Aldrich, cat. no. D8537)</w:t>
      </w:r>
    </w:p>
    <w:p w14:paraId="00000062"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Wizard SV Genomic DNA Purification System (Promega, cat. no. A2361)</w:t>
      </w:r>
    </w:p>
    <w:p w14:paraId="00000063"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SsoFast</w:t>
      </w:r>
      <w:proofErr w:type="spellEnd"/>
      <w:r>
        <w:rPr>
          <w:color w:val="000000"/>
        </w:rPr>
        <w:t xml:space="preserve"> </w:t>
      </w:r>
      <w:proofErr w:type="spellStart"/>
      <w:r>
        <w:rPr>
          <w:color w:val="000000"/>
        </w:rPr>
        <w:t>EvaGreen</w:t>
      </w:r>
      <w:proofErr w:type="spellEnd"/>
      <w:r>
        <w:rPr>
          <w:color w:val="000000"/>
        </w:rPr>
        <w:t xml:space="preserve"> </w:t>
      </w:r>
      <w:proofErr w:type="spellStart"/>
      <w:r>
        <w:rPr>
          <w:color w:val="000000"/>
        </w:rPr>
        <w:t>supermix</w:t>
      </w:r>
      <w:proofErr w:type="spellEnd"/>
      <w:r>
        <w:rPr>
          <w:color w:val="000000"/>
        </w:rPr>
        <w:t xml:space="preserve"> (Bio-Rad Laboratories, cat. no. 1725204)</w:t>
      </w:r>
    </w:p>
    <w:p w14:paraId="00000064"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UltraPure</w:t>
      </w:r>
      <w:proofErr w:type="spellEnd"/>
      <w:r>
        <w:rPr>
          <w:color w:val="000000"/>
        </w:rPr>
        <w:t xml:space="preserve"> DNase/RNase-Free Distilled Water (Life Technologies, cat. no. 10977-023)</w:t>
      </w:r>
    </w:p>
    <w:p w14:paraId="00000065"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SurePrint</w:t>
      </w:r>
      <w:proofErr w:type="spellEnd"/>
      <w:r>
        <w:rPr>
          <w:color w:val="000000"/>
        </w:rPr>
        <w:t xml:space="preserve"> 244K Oligonucleotide Libraries (Agilent, cat. no. G7223A)</w:t>
      </w:r>
    </w:p>
    <w:p w14:paraId="00000066"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TE (</w:t>
      </w:r>
      <w:proofErr w:type="spellStart"/>
      <w:r>
        <w:rPr>
          <w:color w:val="000000"/>
        </w:rPr>
        <w:t>Teknova</w:t>
      </w:r>
      <w:proofErr w:type="spellEnd"/>
      <w:r>
        <w:rPr>
          <w:color w:val="000000"/>
        </w:rPr>
        <w:t>, cat. no. T0225)</w:t>
      </w:r>
    </w:p>
    <w:p w14:paraId="00000067"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NEBNext</w:t>
      </w:r>
      <w:proofErr w:type="spellEnd"/>
      <w:r>
        <w:rPr>
          <w:color w:val="000000"/>
        </w:rPr>
        <w:t xml:space="preserve"> High-Fidelity 2X PCR Master Mix (New England Biolabs, cat. no. M0541L)</w:t>
      </w:r>
    </w:p>
    <w:p w14:paraId="00000068"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Ethyl alcohol (Sigma-Aldrich, cat. no. E7023-500ML)</w:t>
      </w:r>
    </w:p>
    <w:p w14:paraId="00000069"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EB (Qiagen, cat. no. 19086)</w:t>
      </w:r>
    </w:p>
    <w:p w14:paraId="0000006A"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HighPrep</w:t>
      </w:r>
      <w:proofErr w:type="spellEnd"/>
      <w:r>
        <w:rPr>
          <w:color w:val="000000"/>
        </w:rPr>
        <w:t xml:space="preserve"> PCR reagent (</w:t>
      </w:r>
      <w:proofErr w:type="spellStart"/>
      <w:r>
        <w:rPr>
          <w:color w:val="000000"/>
        </w:rPr>
        <w:t>MagBio</w:t>
      </w:r>
      <w:proofErr w:type="spellEnd"/>
      <w:r>
        <w:rPr>
          <w:color w:val="000000"/>
        </w:rPr>
        <w:t xml:space="preserve"> Genomics, cat. no. AC60050)</w:t>
      </w:r>
    </w:p>
    <w:p w14:paraId="0000006B"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6x gel loading dye (New England Biolabs, cat. no. B7025S)</w:t>
      </w:r>
    </w:p>
    <w:p w14:paraId="0000006C"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SeaKem</w:t>
      </w:r>
      <w:proofErr w:type="spellEnd"/>
      <w:r>
        <w:rPr>
          <w:color w:val="000000"/>
        </w:rPr>
        <w:t xml:space="preserve"> LE agarose (Lonza, cat. no. 50004)</w:t>
      </w:r>
    </w:p>
    <w:p w14:paraId="0000006D"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Qiaquick</w:t>
      </w:r>
      <w:proofErr w:type="spellEnd"/>
      <w:r>
        <w:rPr>
          <w:color w:val="000000"/>
        </w:rPr>
        <w:t xml:space="preserve"> Gel Extraction kit (Qiagen, cat. no. 28704)</w:t>
      </w:r>
    </w:p>
    <w:p w14:paraId="0000006E"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10x </w:t>
      </w:r>
      <w:proofErr w:type="spellStart"/>
      <w:r>
        <w:rPr>
          <w:color w:val="000000"/>
        </w:rPr>
        <w:t>Cutsmart</w:t>
      </w:r>
      <w:proofErr w:type="spellEnd"/>
      <w:r>
        <w:rPr>
          <w:color w:val="000000"/>
        </w:rPr>
        <w:t xml:space="preserve"> (New England Biolabs, cat. no. B7204S)</w:t>
      </w:r>
    </w:p>
    <w:p w14:paraId="0000006F"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i/>
          <w:color w:val="000000"/>
        </w:rPr>
        <w:t>Age</w:t>
      </w:r>
      <w:r>
        <w:rPr>
          <w:color w:val="000000"/>
        </w:rPr>
        <w:t>I</w:t>
      </w:r>
      <w:proofErr w:type="spellEnd"/>
      <w:r>
        <w:rPr>
          <w:color w:val="000000"/>
        </w:rPr>
        <w:t>-HF (New England Biolabs, cat. no. R3552L)</w:t>
      </w:r>
    </w:p>
    <w:p w14:paraId="00000070"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i/>
          <w:color w:val="000000"/>
        </w:rPr>
        <w:t>Sbf</w:t>
      </w:r>
      <w:r>
        <w:rPr>
          <w:color w:val="000000"/>
        </w:rPr>
        <w:t>I</w:t>
      </w:r>
      <w:proofErr w:type="spellEnd"/>
      <w:r>
        <w:rPr>
          <w:color w:val="000000"/>
        </w:rPr>
        <w:t>-HF (New England Biolabs, cat. no. R3642L)</w:t>
      </w:r>
    </w:p>
    <w:p w14:paraId="00000071"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I-</w:t>
      </w:r>
      <w:proofErr w:type="spellStart"/>
      <w:r>
        <w:rPr>
          <w:i/>
          <w:color w:val="000000"/>
        </w:rPr>
        <w:t>Sce</w:t>
      </w:r>
      <w:r>
        <w:rPr>
          <w:color w:val="000000"/>
        </w:rPr>
        <w:t>I</w:t>
      </w:r>
      <w:proofErr w:type="spellEnd"/>
      <w:r>
        <w:rPr>
          <w:color w:val="000000"/>
        </w:rPr>
        <w:t xml:space="preserve"> (New England Biolabs, cat. no. R0694S)</w:t>
      </w:r>
    </w:p>
    <w:p w14:paraId="00000072"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NEBuilder</w:t>
      </w:r>
      <w:proofErr w:type="spellEnd"/>
      <w:r>
        <w:rPr>
          <w:color w:val="000000"/>
        </w:rPr>
        <w:t xml:space="preserve"> HiFi DNA Assembly Master Mix (New England Biolabs, cat. no. E2621L)</w:t>
      </w:r>
    </w:p>
    <w:p w14:paraId="00000073"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NEB 10 beta electrocompetent cells (New England Biolabs, cat. no. C3020K)</w:t>
      </w:r>
    </w:p>
    <w:p w14:paraId="00000074"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LB Broth Base (Life Technologies, cat. no. 12780029)</w:t>
      </w:r>
    </w:p>
    <w:p w14:paraId="00000075"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15 cm LB agar plates (</w:t>
      </w:r>
      <w:proofErr w:type="spellStart"/>
      <w:r>
        <w:rPr>
          <w:color w:val="000000"/>
        </w:rPr>
        <w:t>Teknova</w:t>
      </w:r>
      <w:proofErr w:type="spellEnd"/>
      <w:r>
        <w:rPr>
          <w:color w:val="000000"/>
        </w:rPr>
        <w:t>, cat. no. L5002)</w:t>
      </w:r>
    </w:p>
    <w:p w14:paraId="00000076"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Carbenicillin (</w:t>
      </w:r>
      <w:proofErr w:type="spellStart"/>
      <w:r>
        <w:rPr>
          <w:color w:val="000000"/>
        </w:rPr>
        <w:t>Teknova</w:t>
      </w:r>
      <w:proofErr w:type="spellEnd"/>
      <w:r>
        <w:rPr>
          <w:color w:val="000000"/>
        </w:rPr>
        <w:t>, cat. no. C2130)</w:t>
      </w:r>
    </w:p>
    <w:p w14:paraId="00000077"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QIAprep</w:t>
      </w:r>
      <w:proofErr w:type="spellEnd"/>
      <w:r>
        <w:rPr>
          <w:color w:val="000000"/>
        </w:rPr>
        <w:t xml:space="preserve"> spin miniprep kit (Qiagen, cat. no. 27106)</w:t>
      </w:r>
    </w:p>
    <w:p w14:paraId="00000078"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QIAGEN plasmid plus midi kit (Qiagen, cat. no. 12945)</w:t>
      </w:r>
    </w:p>
    <w:p w14:paraId="0000007A"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1kb ladder marker (New England Biolabs, cat. no. N3232S)</w:t>
      </w:r>
    </w:p>
    <w:p w14:paraId="0000007B"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100 bp ladder marker (New England Biolabs, cat. no. N3231S)</w:t>
      </w:r>
    </w:p>
    <w:p w14:paraId="0000007C"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Qubit dsDNA HS assay kit (Life Technologies, cat. no. Q32851)</w:t>
      </w:r>
    </w:p>
    <w:p w14:paraId="0000007D"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Qubit RNA HS assay kit (Life Technologies, cat. no. Q32852)</w:t>
      </w:r>
    </w:p>
    <w:p w14:paraId="0000007E"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OPTI-MEM (Life Technologies, cat. no. 31985070)</w:t>
      </w:r>
    </w:p>
    <w:p w14:paraId="0000007F"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EndoFection</w:t>
      </w:r>
      <w:proofErr w:type="spellEnd"/>
      <w:r>
        <w:rPr>
          <w:color w:val="000000"/>
        </w:rPr>
        <w:t xml:space="preserve"> (</w:t>
      </w:r>
      <w:proofErr w:type="spellStart"/>
      <w:r>
        <w:rPr>
          <w:color w:val="000000"/>
        </w:rPr>
        <w:t>Genecopoeia</w:t>
      </w:r>
      <w:proofErr w:type="spellEnd"/>
      <w:r>
        <w:rPr>
          <w:color w:val="000000"/>
        </w:rPr>
        <w:t>, cat. no. EFL1001-01)</w:t>
      </w:r>
    </w:p>
    <w:p w14:paraId="00000080"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psPAX2 (Addgene, cat. no. 12260)</w:t>
      </w:r>
    </w:p>
    <w:p w14:paraId="00000081"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pMD2.G (Addgene, cat. no.12259)</w:t>
      </w:r>
    </w:p>
    <w:p w14:paraId="00000082" w14:textId="77777777" w:rsidR="00603B99" w:rsidRDefault="00DE63D0">
      <w:pPr>
        <w:widowControl w:val="0"/>
        <w:numPr>
          <w:ilvl w:val="0"/>
          <w:numId w:val="4"/>
        </w:numPr>
        <w:pBdr>
          <w:top w:val="nil"/>
          <w:left w:val="nil"/>
          <w:bottom w:val="nil"/>
          <w:right w:val="nil"/>
          <w:between w:val="nil"/>
        </w:pBdr>
        <w:jc w:val="both"/>
        <w:rPr>
          <w:color w:val="000000"/>
        </w:rPr>
      </w:pPr>
      <w:sdt>
        <w:sdtPr>
          <w:tag w:val="goog_rdk_14"/>
          <w:id w:val="-2060469498"/>
        </w:sdtPr>
        <w:sdtContent/>
      </w:sdt>
      <w:r w:rsidR="00790ABA">
        <w:rPr>
          <w:color w:val="000000"/>
        </w:rPr>
        <w:t>pLS-SV40-mP-EGFP (Addgene, cat. no. 137724)</w:t>
      </w:r>
    </w:p>
    <w:p w14:paraId="00000083"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pLS-SceI</w:t>
      </w:r>
      <w:proofErr w:type="spellEnd"/>
      <w:r>
        <w:rPr>
          <w:color w:val="000000"/>
        </w:rPr>
        <w:t xml:space="preserve"> (</w:t>
      </w:r>
      <w:proofErr w:type="spellStart"/>
      <w:r>
        <w:rPr>
          <w:color w:val="000000"/>
        </w:rPr>
        <w:t>Addgene</w:t>
      </w:r>
      <w:proofErr w:type="spellEnd"/>
      <w:r>
        <w:rPr>
          <w:color w:val="000000"/>
        </w:rPr>
        <w:t>, cat. no. 137725)</w:t>
      </w:r>
    </w:p>
    <w:p w14:paraId="00000084"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ViralBoost</w:t>
      </w:r>
      <w:proofErr w:type="spellEnd"/>
      <w:r>
        <w:rPr>
          <w:color w:val="000000"/>
        </w:rPr>
        <w:t xml:space="preserve"> reagent (</w:t>
      </w:r>
      <w:proofErr w:type="spellStart"/>
      <w:r>
        <w:rPr>
          <w:color w:val="000000"/>
        </w:rPr>
        <w:t>Alstem</w:t>
      </w:r>
      <w:proofErr w:type="spellEnd"/>
      <w:r>
        <w:rPr>
          <w:color w:val="000000"/>
        </w:rPr>
        <w:t>, cat. no. VB100)</w:t>
      </w:r>
    </w:p>
    <w:p w14:paraId="00000085"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Lenti</w:t>
      </w:r>
      <w:proofErr w:type="spellEnd"/>
      <w:r>
        <w:rPr>
          <w:color w:val="000000"/>
        </w:rPr>
        <w:t>-X Concentrator (Takara, cat. no. 631232)</w:t>
      </w:r>
    </w:p>
    <w:p w14:paraId="00000086"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AllPrep</w:t>
      </w:r>
      <w:proofErr w:type="spellEnd"/>
      <w:r>
        <w:rPr>
          <w:color w:val="000000"/>
        </w:rPr>
        <w:t xml:space="preserve"> DNA/RNA mini kit (Qiagen, cat. no. 80204)</w:t>
      </w:r>
    </w:p>
    <w:p w14:paraId="00000087"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RNase-free DNase set (Qiagen, cat. no. 79256)</w:t>
      </w:r>
    </w:p>
    <w:p w14:paraId="00000088"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2-mercaptoethanol (Bio-Rad Laboratories, cat. no. 1610710)</w:t>
      </w:r>
    </w:p>
    <w:p w14:paraId="00000089"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t>Oligotex</w:t>
      </w:r>
      <w:proofErr w:type="spellEnd"/>
      <w:r>
        <w:rPr>
          <w:color w:val="000000"/>
        </w:rPr>
        <w:t xml:space="preserve"> RNA mini kit (Qiagen, cat. no. 70022)</w:t>
      </w:r>
    </w:p>
    <w:p w14:paraId="0000008A"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TURBO DNA-free kit (Life Technologies, cat. no. AM1907)</w:t>
      </w:r>
    </w:p>
    <w:p w14:paraId="0000008B" w14:textId="77777777" w:rsidR="00603B99" w:rsidRDefault="00790ABA">
      <w:pPr>
        <w:widowControl w:val="0"/>
        <w:numPr>
          <w:ilvl w:val="0"/>
          <w:numId w:val="4"/>
        </w:numPr>
        <w:pBdr>
          <w:top w:val="nil"/>
          <w:left w:val="nil"/>
          <w:bottom w:val="nil"/>
          <w:right w:val="nil"/>
          <w:between w:val="nil"/>
        </w:pBdr>
        <w:jc w:val="both"/>
        <w:rPr>
          <w:color w:val="000000"/>
        </w:rPr>
      </w:pPr>
      <w:proofErr w:type="spellStart"/>
      <w:r>
        <w:rPr>
          <w:color w:val="000000"/>
        </w:rPr>
        <w:lastRenderedPageBreak/>
        <w:t>SuperScript</w:t>
      </w:r>
      <w:proofErr w:type="spellEnd"/>
      <w:r>
        <w:rPr>
          <w:color w:val="000000"/>
        </w:rPr>
        <w:t xml:space="preserve"> II Reverse Transcriptase (Life Technologies, cat. no. 18064-071)</w:t>
      </w:r>
    </w:p>
    <w:p w14:paraId="0000008C" w14:textId="77777777" w:rsidR="00603B99" w:rsidRDefault="00603B99"/>
    <w:p w14:paraId="0000008D" w14:textId="77777777" w:rsidR="00603B99" w:rsidRDefault="00790ABA">
      <w:r>
        <w:t>Equipment</w:t>
      </w:r>
    </w:p>
    <w:p w14:paraId="0000008E" w14:textId="77777777" w:rsidR="00603B99" w:rsidRDefault="00790ABA">
      <w:pPr>
        <w:widowControl w:val="0"/>
        <w:numPr>
          <w:ilvl w:val="0"/>
          <w:numId w:val="4"/>
        </w:numPr>
        <w:pBdr>
          <w:top w:val="nil"/>
          <w:left w:val="nil"/>
          <w:bottom w:val="nil"/>
          <w:right w:val="nil"/>
          <w:between w:val="nil"/>
        </w:pBdr>
        <w:jc w:val="both"/>
      </w:pPr>
      <w:r>
        <w:t>Pipettes</w:t>
      </w:r>
    </w:p>
    <w:p w14:paraId="0000008F"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Filter tips</w:t>
      </w:r>
    </w:p>
    <w:p w14:paraId="00000090" w14:textId="77777777" w:rsidR="00603B99" w:rsidRDefault="00790ABA">
      <w:pPr>
        <w:widowControl w:val="0"/>
        <w:numPr>
          <w:ilvl w:val="0"/>
          <w:numId w:val="4"/>
        </w:numPr>
        <w:pBdr>
          <w:top w:val="nil"/>
          <w:left w:val="nil"/>
          <w:bottom w:val="nil"/>
          <w:right w:val="nil"/>
          <w:between w:val="nil"/>
        </w:pBdr>
        <w:jc w:val="both"/>
      </w:pPr>
      <w:r>
        <w:t>Serological pipettes</w:t>
      </w:r>
    </w:p>
    <w:p w14:paraId="00000091"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Pipet-aid XP (Drummond, cat. no. 4-000-101)</w:t>
      </w:r>
    </w:p>
    <w:p w14:paraId="00000092"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Cell culture plates (24-well, Genesee Scientific, cat. no. 25-107; 10 cm, Genesee Scientific, cat. no. 25-202; 15 cm, Genesee Scientific, cat. no. 25-203)</w:t>
      </w:r>
    </w:p>
    <w:p w14:paraId="00000093"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Fluorescent inverted microscope</w:t>
      </w:r>
    </w:p>
    <w:p w14:paraId="00000094"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CO2 incubator</w:t>
      </w:r>
    </w:p>
    <w:p w14:paraId="00000095"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Hemocytometer </w:t>
      </w:r>
    </w:p>
    <w:p w14:paraId="00000096"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DNA </w:t>
      </w:r>
      <w:proofErr w:type="spellStart"/>
      <w:r>
        <w:rPr>
          <w:color w:val="000000"/>
        </w:rPr>
        <w:t>LoBind</w:t>
      </w:r>
      <w:proofErr w:type="spellEnd"/>
      <w:r>
        <w:rPr>
          <w:color w:val="000000"/>
        </w:rPr>
        <w:t xml:space="preserve"> tube (Eppendorf, cat. no. 022431021)</w:t>
      </w:r>
    </w:p>
    <w:p w14:paraId="00000097"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8-strip PCR tubes (</w:t>
      </w:r>
      <w:proofErr w:type="spellStart"/>
      <w:r>
        <w:rPr>
          <w:color w:val="000000"/>
        </w:rPr>
        <w:t>Axygen</w:t>
      </w:r>
      <w:proofErr w:type="spellEnd"/>
      <w:r>
        <w:rPr>
          <w:color w:val="000000"/>
        </w:rPr>
        <w:t>, cat. no. PCR-0208-FCP-C)</w:t>
      </w:r>
    </w:p>
    <w:p w14:paraId="00000098" w14:textId="594B1E4C" w:rsidR="00603B99" w:rsidRDefault="00790ABA">
      <w:pPr>
        <w:widowControl w:val="0"/>
        <w:numPr>
          <w:ilvl w:val="0"/>
          <w:numId w:val="4"/>
        </w:numPr>
        <w:pBdr>
          <w:top w:val="nil"/>
          <w:left w:val="nil"/>
          <w:bottom w:val="nil"/>
          <w:right w:val="nil"/>
          <w:between w:val="nil"/>
        </w:pBdr>
        <w:jc w:val="both"/>
        <w:rPr>
          <w:color w:val="000000"/>
        </w:rPr>
      </w:pPr>
      <w:r>
        <w:rPr>
          <w:color w:val="000000"/>
        </w:rPr>
        <w:t>Vortex mixer</w:t>
      </w:r>
      <w:r w:rsidR="002B0191">
        <w:t xml:space="preserve"> (Thermo Fisher Scientific, cat. no. 88880017)</w:t>
      </w:r>
    </w:p>
    <w:p w14:paraId="00000099"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Nanodrop 8000 Spectrophotometer (Thermo Fisher Scientific, cat. no. ND-8000-GL)</w:t>
      </w:r>
    </w:p>
    <w:p w14:paraId="0000009A"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Qubit fluorometer (</w:t>
      </w:r>
      <w:r>
        <w:t>Life Technologies</w:t>
      </w:r>
      <w:r>
        <w:rPr>
          <w:color w:val="000000"/>
        </w:rPr>
        <w:t xml:space="preserve">, cat. </w:t>
      </w:r>
      <w:r>
        <w:t>n</w:t>
      </w:r>
      <w:r>
        <w:rPr>
          <w:color w:val="000000"/>
        </w:rPr>
        <w:t>o. Q32857)</w:t>
      </w:r>
    </w:p>
    <w:p w14:paraId="0000009B"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qPCR instrument, </w:t>
      </w:r>
      <w:proofErr w:type="spellStart"/>
      <w:r>
        <w:rPr>
          <w:color w:val="000000"/>
        </w:rPr>
        <w:t>QuantStudio</w:t>
      </w:r>
      <w:proofErr w:type="spellEnd"/>
      <w:r>
        <w:rPr>
          <w:color w:val="000000"/>
        </w:rPr>
        <w:t xml:space="preserve"> 6 Flex Real-Time PCR Systems (</w:t>
      </w:r>
      <w:r>
        <w:t>Applied Biosystems</w:t>
      </w:r>
      <w:r>
        <w:rPr>
          <w:color w:val="000000"/>
        </w:rPr>
        <w:t xml:space="preserve">, cat. </w:t>
      </w:r>
      <w:r>
        <w:t>n</w:t>
      </w:r>
      <w:r>
        <w:rPr>
          <w:color w:val="000000"/>
        </w:rPr>
        <w:t>o. 4485699)</w:t>
      </w:r>
    </w:p>
    <w:p w14:paraId="0000009C"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Thermal cycler, </w:t>
      </w:r>
      <w:proofErr w:type="spellStart"/>
      <w:r>
        <w:rPr>
          <w:color w:val="000000"/>
        </w:rPr>
        <w:t>ProFlex</w:t>
      </w:r>
      <w:proofErr w:type="spellEnd"/>
      <w:r>
        <w:rPr>
          <w:color w:val="000000"/>
        </w:rPr>
        <w:t xml:space="preserve"> PCR system (</w:t>
      </w:r>
      <w:r>
        <w:t>Applied Biosystems</w:t>
      </w:r>
      <w:r>
        <w:rPr>
          <w:color w:val="000000"/>
        </w:rPr>
        <w:t xml:space="preserve">, cat. </w:t>
      </w:r>
      <w:r>
        <w:t>n</w:t>
      </w:r>
      <w:r>
        <w:rPr>
          <w:color w:val="000000"/>
        </w:rPr>
        <w:t>o. 4484073)</w:t>
      </w:r>
    </w:p>
    <w:p w14:paraId="0000009D"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DynaMag-2 Magnet (Thermo Fisher Scientific, cat. no. 12321D)</w:t>
      </w:r>
    </w:p>
    <w:p w14:paraId="0000009E"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Tabletop centrifuge, </w:t>
      </w:r>
      <w:proofErr w:type="spellStart"/>
      <w:r>
        <w:rPr>
          <w:color w:val="000000"/>
        </w:rPr>
        <w:t>Myspin</w:t>
      </w:r>
      <w:proofErr w:type="spellEnd"/>
      <w:r>
        <w:rPr>
          <w:color w:val="000000"/>
        </w:rPr>
        <w:t xml:space="preserve"> 6 (</w:t>
      </w:r>
      <w:r>
        <w:t>Thermo Fisher Scientific</w:t>
      </w:r>
      <w:r>
        <w:rPr>
          <w:color w:val="000000"/>
        </w:rPr>
        <w:t xml:space="preserve">, cat. </w:t>
      </w:r>
      <w:r>
        <w:t>n</w:t>
      </w:r>
      <w:r>
        <w:rPr>
          <w:color w:val="000000"/>
        </w:rPr>
        <w:t>o. 75004061)</w:t>
      </w:r>
    </w:p>
    <w:p w14:paraId="0000009F"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Gel electrophoresis system, (Mupid-2plus, Takara, cat. no. AD110</w:t>
      </w:r>
      <w:r>
        <w:t xml:space="preserve">; </w:t>
      </w:r>
      <w:r>
        <w:rPr>
          <w:color w:val="000000"/>
        </w:rPr>
        <w:t>Gel casting set, Takara, cat. no. AD216; Gel combs, Takara, cat. no. AD214)</w:t>
      </w:r>
    </w:p>
    <w:p w14:paraId="000000A0"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Safe Imager 2.0 Blue-Light Transilluminator (Life Technologies, cat. no. G6600)</w:t>
      </w:r>
    </w:p>
    <w:p w14:paraId="000000A1"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Heating </w:t>
      </w:r>
      <w:proofErr w:type="spellStart"/>
      <w:r>
        <w:rPr>
          <w:color w:val="000000"/>
        </w:rPr>
        <w:t>drybath</w:t>
      </w:r>
      <w:proofErr w:type="spellEnd"/>
      <w:r>
        <w:rPr>
          <w:color w:val="000000"/>
        </w:rPr>
        <w:t xml:space="preserve"> (</w:t>
      </w:r>
      <w:r>
        <w:t>Thermo Fisher Scientific</w:t>
      </w:r>
      <w:r>
        <w:rPr>
          <w:color w:val="000000"/>
        </w:rPr>
        <w:t xml:space="preserve">, cat. </w:t>
      </w:r>
      <w:r>
        <w:t>n</w:t>
      </w:r>
      <w:r>
        <w:rPr>
          <w:color w:val="000000"/>
        </w:rPr>
        <w:t>o. 88880027)</w:t>
      </w:r>
    </w:p>
    <w:p w14:paraId="000000A2" w14:textId="77777777" w:rsidR="00603B99" w:rsidRDefault="00790ABA">
      <w:r>
        <w:rPr>
          <w:b/>
          <w:color w:val="FF0000"/>
        </w:rPr>
        <w:t>CAUTION</w:t>
      </w:r>
      <w:r>
        <w:t xml:space="preserve"> The temperature displayed by the digital thermometer in the heat bath may not be accurate. To calibrate the instrument, we recommend measuring the temperature of water in a tube placed on the instrument using an alcohol thermometer.</w:t>
      </w:r>
    </w:p>
    <w:p w14:paraId="000000A4"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1mm-gap cuvettes (</w:t>
      </w:r>
      <w:proofErr w:type="spellStart"/>
      <w:r>
        <w:rPr>
          <w:color w:val="000000"/>
        </w:rPr>
        <w:t>Btx</w:t>
      </w:r>
      <w:proofErr w:type="spellEnd"/>
      <w:r>
        <w:rPr>
          <w:color w:val="000000"/>
        </w:rPr>
        <w:t xml:space="preserve"> Harvard Apparatus, cat. no. 450124)</w:t>
      </w:r>
    </w:p>
    <w:p w14:paraId="000000A5"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Gemini X2 Electroporation System (</w:t>
      </w:r>
      <w:proofErr w:type="spellStart"/>
      <w:r>
        <w:rPr>
          <w:color w:val="000000"/>
        </w:rPr>
        <w:t>Btx</w:t>
      </w:r>
      <w:proofErr w:type="spellEnd"/>
      <w:r>
        <w:rPr>
          <w:color w:val="000000"/>
        </w:rPr>
        <w:t xml:space="preserve"> Harvard Apparatus, cat. no. 452007)</w:t>
      </w:r>
    </w:p>
    <w:p w14:paraId="000000A6"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37</w:t>
      </w:r>
      <w:r>
        <w:t>°C</w:t>
      </w:r>
      <w:r>
        <w:rPr>
          <w:color w:val="000000"/>
        </w:rPr>
        <w:t xml:space="preserve"> shaker</w:t>
      </w:r>
    </w:p>
    <w:p w14:paraId="000000A7"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14 mL round bottom tubes (Corning, cat. no. 352059)</w:t>
      </w:r>
    </w:p>
    <w:p w14:paraId="000000A8"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50 mL tubes (Corning, cat. no. 352070)</w:t>
      </w:r>
    </w:p>
    <w:p w14:paraId="000000A9"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37</w:t>
      </w:r>
      <w:r>
        <w:t>°C</w:t>
      </w:r>
      <w:r>
        <w:rPr>
          <w:color w:val="000000"/>
        </w:rPr>
        <w:t xml:space="preserve"> incubator</w:t>
      </w:r>
    </w:p>
    <w:p w14:paraId="000000AA"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T225 flasks (Corning, cat. no. 431082)</w:t>
      </w:r>
    </w:p>
    <w:p w14:paraId="000000AB"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Centrifuge (</w:t>
      </w:r>
      <w:r>
        <w:t>Eppendorf</w:t>
      </w:r>
      <w:r>
        <w:rPr>
          <w:color w:val="000000"/>
        </w:rPr>
        <w:t xml:space="preserve">, cat. </w:t>
      </w:r>
      <w:r>
        <w:t>n</w:t>
      </w:r>
      <w:r>
        <w:rPr>
          <w:color w:val="000000"/>
        </w:rPr>
        <w:t>o. 022625501)</w:t>
      </w:r>
    </w:p>
    <w:p w14:paraId="000000AC"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0.45 </w:t>
      </w:r>
      <w:proofErr w:type="spellStart"/>
      <w:r>
        <w:rPr>
          <w:color w:val="000000"/>
        </w:rPr>
        <w:t>μm</w:t>
      </w:r>
      <w:proofErr w:type="spellEnd"/>
      <w:r>
        <w:rPr>
          <w:color w:val="000000"/>
        </w:rPr>
        <w:t xml:space="preserve"> PES filter units (Thermo Fisher Scientific, cat. no. 165-0045)</w:t>
      </w:r>
    </w:p>
    <w:p w14:paraId="000000AD"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Cell lifters (Corning, cat. no. 3008)</w:t>
      </w:r>
    </w:p>
    <w:p w14:paraId="000000AE"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 xml:space="preserve">3 mL </w:t>
      </w:r>
      <w:proofErr w:type="spellStart"/>
      <w:r>
        <w:rPr>
          <w:color w:val="000000"/>
        </w:rPr>
        <w:t>luer</w:t>
      </w:r>
      <w:proofErr w:type="spellEnd"/>
      <w:r>
        <w:rPr>
          <w:color w:val="000000"/>
        </w:rPr>
        <w:t xml:space="preserve"> lock syringes (</w:t>
      </w:r>
      <w:r>
        <w:t>BD</w:t>
      </w:r>
      <w:r>
        <w:rPr>
          <w:color w:val="000000"/>
        </w:rPr>
        <w:t xml:space="preserve">, cat. </w:t>
      </w:r>
      <w:r>
        <w:t>n</w:t>
      </w:r>
      <w:r>
        <w:rPr>
          <w:color w:val="000000"/>
        </w:rPr>
        <w:t>o. 309657)</w:t>
      </w:r>
    </w:p>
    <w:p w14:paraId="000000AF" w14:textId="77777777" w:rsidR="00603B99" w:rsidRDefault="00790ABA">
      <w:pPr>
        <w:widowControl w:val="0"/>
        <w:numPr>
          <w:ilvl w:val="0"/>
          <w:numId w:val="4"/>
        </w:numPr>
        <w:pBdr>
          <w:top w:val="nil"/>
          <w:left w:val="nil"/>
          <w:bottom w:val="nil"/>
          <w:right w:val="nil"/>
          <w:between w:val="nil"/>
        </w:pBdr>
        <w:jc w:val="both"/>
        <w:rPr>
          <w:color w:val="000000"/>
        </w:rPr>
      </w:pPr>
      <w:r>
        <w:rPr>
          <w:color w:val="000000"/>
        </w:rPr>
        <w:t>20G needles</w:t>
      </w:r>
      <w:r>
        <w:t xml:space="preserve"> (BD, cat. no. 305179)</w:t>
      </w:r>
    </w:p>
    <w:p w14:paraId="000000B0" w14:textId="77777777" w:rsidR="00603B99" w:rsidRDefault="00603B99">
      <w:pPr>
        <w:widowControl w:val="0"/>
        <w:pBdr>
          <w:top w:val="nil"/>
          <w:left w:val="nil"/>
          <w:bottom w:val="nil"/>
          <w:right w:val="nil"/>
          <w:between w:val="nil"/>
        </w:pBdr>
        <w:jc w:val="both"/>
      </w:pPr>
    </w:p>
    <w:p w14:paraId="000000B1" w14:textId="77777777" w:rsidR="00603B99" w:rsidRDefault="00DE63D0">
      <w:pPr>
        <w:widowControl w:val="0"/>
        <w:pBdr>
          <w:top w:val="nil"/>
          <w:left w:val="nil"/>
          <w:bottom w:val="nil"/>
          <w:right w:val="nil"/>
          <w:between w:val="nil"/>
        </w:pBdr>
        <w:jc w:val="both"/>
      </w:pPr>
      <w:sdt>
        <w:sdtPr>
          <w:tag w:val="goog_rdk_15"/>
          <w:id w:val="-1423869254"/>
        </w:sdtPr>
        <w:sdtContent/>
      </w:sdt>
      <w:r w:rsidR="00790ABA">
        <w:t>Software</w:t>
      </w:r>
    </w:p>
    <w:p w14:paraId="000000B2" w14:textId="77777777" w:rsidR="00603B99" w:rsidRDefault="00790ABA">
      <w:pPr>
        <w:widowControl w:val="0"/>
        <w:numPr>
          <w:ilvl w:val="0"/>
          <w:numId w:val="4"/>
        </w:numPr>
        <w:jc w:val="both"/>
      </w:pPr>
      <w:proofErr w:type="spellStart"/>
      <w:r>
        <w:t>Conda</w:t>
      </w:r>
      <w:proofErr w:type="spellEnd"/>
      <w:r>
        <w:t xml:space="preserve"> (</w:t>
      </w:r>
      <w:hyperlink r:id="rId15">
        <w:r>
          <w:rPr>
            <w:color w:val="0000FF"/>
            <w:u w:val="single"/>
          </w:rPr>
          <w:t>https://docs.conda.io/en/latest/miniconda.html</w:t>
        </w:r>
      </w:hyperlink>
      <w:r>
        <w:rPr>
          <w:color w:val="24292E"/>
        </w:rPr>
        <w:t>)</w:t>
      </w:r>
      <w:r>
        <w:t xml:space="preserve"> </w:t>
      </w:r>
    </w:p>
    <w:p w14:paraId="000000B3" w14:textId="77777777" w:rsidR="00603B99" w:rsidRDefault="00790ABA">
      <w:pPr>
        <w:widowControl w:val="0"/>
        <w:numPr>
          <w:ilvl w:val="0"/>
          <w:numId w:val="4"/>
        </w:numPr>
        <w:jc w:val="both"/>
      </w:pPr>
      <w:r>
        <w:t>Linux</w:t>
      </w:r>
    </w:p>
    <w:p w14:paraId="000000B4" w14:textId="77777777" w:rsidR="00603B99" w:rsidRDefault="00603B99">
      <w:pPr>
        <w:widowControl w:val="0"/>
        <w:pBdr>
          <w:top w:val="nil"/>
          <w:left w:val="nil"/>
          <w:bottom w:val="nil"/>
          <w:right w:val="nil"/>
          <w:between w:val="nil"/>
        </w:pBdr>
        <w:jc w:val="both"/>
      </w:pPr>
    </w:p>
    <w:p w14:paraId="000000B5" w14:textId="77777777" w:rsidR="00603B99" w:rsidRDefault="00790ABA">
      <w:r>
        <w:t>Reagent setup</w:t>
      </w:r>
    </w:p>
    <w:p w14:paraId="000000B6" w14:textId="77777777" w:rsidR="00603B99" w:rsidRDefault="00790ABA">
      <w:r>
        <w:t>DMEM (10% heat-inactivated FBS)</w:t>
      </w:r>
    </w:p>
    <w:p w14:paraId="000000B7" w14:textId="77777777" w:rsidR="00603B99" w:rsidRDefault="00790ABA">
      <w:r>
        <w:t>Incubate FBS in 55°C for 40 min. Supplement DMEM with the heat-inactivated FBS at a final concentration of 10% (vol/vol) and penicillin–streptomycin. Store at 4°C for up to 3 months.</w:t>
      </w:r>
    </w:p>
    <w:p w14:paraId="000000B8" w14:textId="77777777" w:rsidR="00603B99" w:rsidRDefault="00603B99"/>
    <w:p w14:paraId="000000B9" w14:textId="77777777" w:rsidR="00603B99" w:rsidRDefault="00790ABA">
      <w:r>
        <w:t>DMEM (5% heat-inactivated FBS)</w:t>
      </w:r>
    </w:p>
    <w:p w14:paraId="000000BA" w14:textId="77777777" w:rsidR="00603B99" w:rsidRDefault="00790ABA">
      <w:r>
        <w:lastRenderedPageBreak/>
        <w:t>Supplement DMEM with the heat-inactivated FBS at a final concentration of 5% (vol/vol) and penicillin–streptomycin. Store at 4 °C for up to 3 months.</w:t>
      </w:r>
    </w:p>
    <w:p w14:paraId="000000BB" w14:textId="77777777" w:rsidR="00603B99" w:rsidRDefault="00603B99"/>
    <w:p w14:paraId="000000BC" w14:textId="77777777" w:rsidR="00603B99" w:rsidRDefault="00790ABA">
      <w:r>
        <w:t>80% ethanol</w:t>
      </w:r>
    </w:p>
    <w:p w14:paraId="000000BD" w14:textId="77777777" w:rsidR="00603B99" w:rsidRDefault="00790ABA">
      <w:r>
        <w:t xml:space="preserve">Dilute 8 mL of ethyl alcohol with 2 mL of </w:t>
      </w:r>
      <w:proofErr w:type="spellStart"/>
      <w:r>
        <w:t>UltraPure</w:t>
      </w:r>
      <w:proofErr w:type="spellEnd"/>
      <w:r>
        <w:t xml:space="preserve"> distilled H2O. Store at room temperature (RT; 22–25 °C) for up to two weeks.</w:t>
      </w:r>
    </w:p>
    <w:p w14:paraId="000000BE" w14:textId="77777777" w:rsidR="00603B99" w:rsidRDefault="00603B99"/>
    <w:p w14:paraId="000000BF" w14:textId="77777777" w:rsidR="00603B99" w:rsidRDefault="00790ABA">
      <w:r>
        <w:t>LB broth medium</w:t>
      </w:r>
    </w:p>
    <w:p w14:paraId="000000C0" w14:textId="77777777" w:rsidR="00603B99" w:rsidRDefault="00790ABA">
      <w:r>
        <w:t>Suspend 20 g of LB broth base in one liter of distilled water and sterilize in autoclave. Store at room temperature.</w:t>
      </w:r>
    </w:p>
    <w:p w14:paraId="000000C1" w14:textId="77777777" w:rsidR="00603B99" w:rsidRDefault="00603B99"/>
    <w:p w14:paraId="000000C2" w14:textId="77777777" w:rsidR="00603B99" w:rsidRDefault="00603B99"/>
    <w:p w14:paraId="000000C3" w14:textId="77777777" w:rsidR="00603B99" w:rsidRDefault="00790ABA">
      <w:r>
        <w:br w:type="page"/>
      </w:r>
    </w:p>
    <w:p w14:paraId="000000C4" w14:textId="77777777" w:rsidR="00603B99" w:rsidRDefault="00790ABA">
      <w:pPr>
        <w:rPr>
          <w:b/>
        </w:rPr>
      </w:pPr>
      <w:r>
        <w:rPr>
          <w:b/>
        </w:rPr>
        <w:lastRenderedPageBreak/>
        <w:t>Procedure</w:t>
      </w:r>
    </w:p>
    <w:p w14:paraId="000000C5" w14:textId="77777777" w:rsidR="00603B99" w:rsidRDefault="00603B99">
      <w:pPr>
        <w:rPr>
          <w:color w:val="0432FF"/>
        </w:rPr>
      </w:pPr>
    </w:p>
    <w:p w14:paraId="000000C6" w14:textId="77777777" w:rsidR="00603B99" w:rsidRDefault="00790ABA">
      <w:pPr>
        <w:rPr>
          <w:b/>
        </w:rPr>
      </w:pPr>
      <w:r>
        <w:rPr>
          <w:b/>
        </w:rPr>
        <w:t xml:space="preserve">Box 1. Test infection in the cells to be used for </w:t>
      </w:r>
      <w:proofErr w:type="spellStart"/>
      <w:r>
        <w:rPr>
          <w:b/>
        </w:rPr>
        <w:t>lentiMPRA</w:t>
      </w:r>
      <w:proofErr w:type="spellEnd"/>
      <w:r>
        <w:rPr>
          <w:b/>
        </w:rPr>
        <w:t xml:space="preserve"> </w:t>
      </w:r>
      <w:r>
        <w:rPr>
          <w:b/>
          <w:color w:val="FF9900"/>
        </w:rPr>
        <w:t>TIMING</w:t>
      </w:r>
      <w:r>
        <w:rPr>
          <w:b/>
        </w:rPr>
        <w:t xml:space="preserve"> &gt;4 d cell culture and transfection plus 3 h hands-on time</w:t>
      </w:r>
    </w:p>
    <w:p w14:paraId="000000C7"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 xml:space="preserve">Culture cells that will be used for </w:t>
      </w:r>
      <w:proofErr w:type="spellStart"/>
      <w:r>
        <w:rPr>
          <w:color w:val="000000"/>
        </w:rPr>
        <w:t>lentiMPRA</w:t>
      </w:r>
      <w:proofErr w:type="spellEnd"/>
      <w:r>
        <w:rPr>
          <w:color w:val="000000"/>
        </w:rPr>
        <w:t>.</w:t>
      </w:r>
    </w:p>
    <w:p w14:paraId="000000C8" w14:textId="77777777" w:rsidR="00603B99" w:rsidRDefault="00790ABA">
      <w:pPr>
        <w:widowControl w:val="0"/>
        <w:numPr>
          <w:ilvl w:val="0"/>
          <w:numId w:val="5"/>
        </w:numPr>
        <w:pBdr>
          <w:top w:val="nil"/>
          <w:left w:val="nil"/>
          <w:bottom w:val="nil"/>
          <w:right w:val="nil"/>
          <w:between w:val="nil"/>
        </w:pBdr>
        <w:jc w:val="both"/>
        <w:rPr>
          <w:color w:val="000000"/>
        </w:rPr>
      </w:pPr>
      <w:proofErr w:type="spellStart"/>
      <w:r>
        <w:rPr>
          <w:color w:val="000000"/>
        </w:rPr>
        <w:t>Trypsinize</w:t>
      </w:r>
      <w:proofErr w:type="spellEnd"/>
      <w:r>
        <w:rPr>
          <w:color w:val="000000"/>
        </w:rPr>
        <w:t xml:space="preserve"> (if adherent cells) and count the cells.</w:t>
      </w:r>
    </w:p>
    <w:p w14:paraId="000000C9"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Seed the cells into eight wells of a 24-well plate at a number that will provide 70-80% confluency the next day. The number of cells per well depends on cell type. For example, in the case of HepG2 and K562 cells, we seed 0.1M cells per well.</w:t>
      </w:r>
    </w:p>
    <w:p w14:paraId="000000CA"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Incubate the cells overnight.</w:t>
      </w:r>
    </w:p>
    <w:p w14:paraId="000000CB"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 xml:space="preserve">Refresh culture media by adding polybrene at </w:t>
      </w:r>
      <w:r>
        <w:t>a</w:t>
      </w:r>
      <w:r>
        <w:rPr>
          <w:color w:val="000000"/>
        </w:rPr>
        <w:t xml:space="preserve"> final concentration of 8 </w:t>
      </w:r>
      <w:proofErr w:type="spellStart"/>
      <w:r>
        <w:rPr>
          <w:color w:val="000000"/>
        </w:rPr>
        <w:t>μg</w:t>
      </w:r>
      <w:proofErr w:type="spellEnd"/>
      <w:r>
        <w:rPr>
          <w:color w:val="000000"/>
        </w:rPr>
        <w:t>/</w:t>
      </w:r>
      <w:proofErr w:type="spellStart"/>
      <w:r>
        <w:rPr>
          <w:color w:val="000000"/>
        </w:rPr>
        <w:t>mL.</w:t>
      </w:r>
      <w:proofErr w:type="spellEnd"/>
      <w:r>
        <w:rPr>
          <w:color w:val="000000"/>
        </w:rPr>
        <w:t xml:space="preserve"> </w:t>
      </w:r>
    </w:p>
    <w:p w14:paraId="000000CC" w14:textId="77777777" w:rsidR="00603B99" w:rsidRDefault="00790ABA">
      <w:pPr>
        <w:rPr>
          <w:b/>
          <w:color w:val="0070C0"/>
        </w:rPr>
      </w:pPr>
      <w:r>
        <w:rPr>
          <w:b/>
          <w:color w:val="0070C0"/>
        </w:rPr>
        <w:t>TROUBLESHOOTING</w:t>
      </w:r>
    </w:p>
    <w:p w14:paraId="000000CD" w14:textId="77777777" w:rsidR="00603B99" w:rsidRDefault="00790ABA">
      <w:r>
        <w:rPr>
          <w:b/>
          <w:color w:val="FF0000"/>
        </w:rPr>
        <w:t>CAUTION</w:t>
      </w:r>
      <w:r>
        <w:t xml:space="preserve"> During the following procedure, the liquid and plastic waste needs to be discarded into 10% bleach, as they are contaminated with lentivirus.</w:t>
      </w:r>
    </w:p>
    <w:p w14:paraId="000000CE" w14:textId="70652C63" w:rsidR="00603B99" w:rsidRDefault="00790ABA">
      <w:pPr>
        <w:widowControl w:val="0"/>
        <w:numPr>
          <w:ilvl w:val="0"/>
          <w:numId w:val="5"/>
        </w:numPr>
        <w:pBdr>
          <w:top w:val="nil"/>
          <w:left w:val="nil"/>
          <w:bottom w:val="nil"/>
          <w:right w:val="nil"/>
          <w:between w:val="nil"/>
        </w:pBdr>
        <w:jc w:val="both"/>
        <w:rPr>
          <w:color w:val="000000"/>
        </w:rPr>
      </w:pPr>
      <w:r>
        <w:rPr>
          <w:color w:val="000000"/>
        </w:rPr>
        <w:t xml:space="preserve">Add 0, 1, 2, 4, 8, 16, 32, 64 </w:t>
      </w:r>
      <w:proofErr w:type="spellStart"/>
      <w:r>
        <w:rPr>
          <w:color w:val="000000"/>
        </w:rPr>
        <w:t>μL</w:t>
      </w:r>
      <w:proofErr w:type="spellEnd"/>
      <w:r>
        <w:rPr>
          <w:color w:val="000000"/>
        </w:rPr>
        <w:t xml:space="preserve"> of control lentivirus (e.g. pLS-SV40-mP-EGFP) to the wells. Lentivirus can be generated according to the protocol described below (steps </w:t>
      </w:r>
      <w:r w:rsidR="00222734">
        <w:rPr>
          <w:color w:val="000000"/>
        </w:rPr>
        <w:t>84</w:t>
      </w:r>
      <w:r>
        <w:rPr>
          <w:color w:val="000000"/>
        </w:rPr>
        <w:t>-</w:t>
      </w:r>
      <w:r w:rsidR="00222734">
        <w:rPr>
          <w:color w:val="000000"/>
        </w:rPr>
        <w:t>103</w:t>
      </w:r>
      <w:r>
        <w:rPr>
          <w:color w:val="000000"/>
        </w:rPr>
        <w:t>).</w:t>
      </w:r>
    </w:p>
    <w:p w14:paraId="000000CF"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The next day, refresh the culture media without polybrene. Roughly check the cell survival compared to the well without infection.</w:t>
      </w:r>
    </w:p>
    <w:p w14:paraId="000000D0"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After two days (three days culture in total), check the cell survival and GFP expression under a fluorescent microscope. If there is substantial cell death in certain wells, do not proceed with them for the following genomic DNA extraction step.</w:t>
      </w:r>
    </w:p>
    <w:p w14:paraId="000000D1"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 xml:space="preserve">Remove the culture media and wash the cells with 500 </w:t>
      </w:r>
      <w:proofErr w:type="spellStart"/>
      <w:r>
        <w:rPr>
          <w:color w:val="000000"/>
        </w:rPr>
        <w:t>μL</w:t>
      </w:r>
      <w:proofErr w:type="spellEnd"/>
      <w:r>
        <w:rPr>
          <w:color w:val="000000"/>
        </w:rPr>
        <w:t>/well DPBS three times.</w:t>
      </w:r>
    </w:p>
    <w:p w14:paraId="000000D2"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Extract genomic DNA from each well using Wizard SV Genomic DNA Purification System according to manufacturer’s protocol.</w:t>
      </w:r>
    </w:p>
    <w:p w14:paraId="000000D3"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Measure the DNA concentration using a Nanodrop and dilute the DNA to 10 ng/</w:t>
      </w:r>
      <w:proofErr w:type="spellStart"/>
      <w:r>
        <w:rPr>
          <w:color w:val="000000"/>
        </w:rPr>
        <w:t>μL</w:t>
      </w:r>
      <w:proofErr w:type="spellEnd"/>
      <w:r>
        <w:rPr>
          <w:color w:val="000000"/>
        </w:rPr>
        <w:t xml:space="preserve"> in 8-strip PCR tubes.</w:t>
      </w:r>
    </w:p>
    <w:p w14:paraId="000000D4" w14:textId="3BFF2E07" w:rsidR="00603B99" w:rsidRDefault="00790ABA">
      <w:pPr>
        <w:widowControl w:val="0"/>
        <w:numPr>
          <w:ilvl w:val="0"/>
          <w:numId w:val="5"/>
        </w:numPr>
        <w:pBdr>
          <w:top w:val="nil"/>
          <w:left w:val="nil"/>
          <w:bottom w:val="nil"/>
          <w:right w:val="nil"/>
          <w:between w:val="nil"/>
        </w:pBdr>
        <w:jc w:val="both"/>
        <w:rPr>
          <w:color w:val="000000"/>
        </w:rPr>
      </w:pPr>
      <w:r>
        <w:rPr>
          <w:color w:val="000000"/>
        </w:rPr>
        <w:t xml:space="preserve">Setup qPCR using primers that amplify viral DNA (WPRE.F and WPRE.R, </w:t>
      </w:r>
      <w:r>
        <w:rPr>
          <w:b/>
          <w:color w:val="000000"/>
        </w:rPr>
        <w:t xml:space="preserve">Supplementary Table </w:t>
      </w:r>
      <w:r w:rsidR="00222734">
        <w:rPr>
          <w:b/>
          <w:color w:val="000000"/>
        </w:rPr>
        <w:t>3</w:t>
      </w:r>
      <w:r>
        <w:rPr>
          <w:color w:val="000000"/>
        </w:rPr>
        <w:t xml:space="preserve">), plasmid backbone DNA (BB.F and BB.R, </w:t>
      </w:r>
      <w:r>
        <w:rPr>
          <w:b/>
          <w:color w:val="000000"/>
        </w:rPr>
        <w:t xml:space="preserve">Supplementary Table </w:t>
      </w:r>
      <w:r w:rsidR="00222734">
        <w:rPr>
          <w:b/>
          <w:color w:val="000000"/>
        </w:rPr>
        <w:t>3</w:t>
      </w:r>
      <w:r>
        <w:rPr>
          <w:color w:val="000000"/>
        </w:rPr>
        <w:t xml:space="preserve">) and genomic DNA (LP34.F and LP34.R, </w:t>
      </w:r>
      <w:r>
        <w:rPr>
          <w:b/>
          <w:color w:val="000000"/>
        </w:rPr>
        <w:t xml:space="preserve">Supplementary Table </w:t>
      </w:r>
      <w:r w:rsidR="00222734">
        <w:rPr>
          <w:b/>
          <w:color w:val="000000"/>
        </w:rPr>
        <w:t>3</w:t>
      </w:r>
      <w:r>
        <w:rPr>
          <w:color w:val="000000"/>
        </w:rPr>
        <w:t xml:space="preserve">) for each </w:t>
      </w:r>
      <w:r>
        <w:t>sample</w:t>
      </w:r>
      <w:r>
        <w:rPr>
          <w:color w:val="000000"/>
        </w:rPr>
        <w:t xml:space="preserve">. We usually use </w:t>
      </w:r>
      <w:proofErr w:type="spellStart"/>
      <w:r>
        <w:rPr>
          <w:color w:val="000000"/>
        </w:rPr>
        <w:t>SsoFast</w:t>
      </w:r>
      <w:proofErr w:type="spellEnd"/>
      <w:r>
        <w:rPr>
          <w:color w:val="000000"/>
        </w:rPr>
        <w:t xml:space="preserve"> </w:t>
      </w:r>
      <w:proofErr w:type="spellStart"/>
      <w:r>
        <w:rPr>
          <w:color w:val="000000"/>
        </w:rPr>
        <w:t>EvaGreen</w:t>
      </w:r>
      <w:proofErr w:type="spellEnd"/>
      <w:r>
        <w:rPr>
          <w:color w:val="000000"/>
        </w:rPr>
        <w:t xml:space="preserve"> </w:t>
      </w:r>
      <w:proofErr w:type="spellStart"/>
      <w:r>
        <w:rPr>
          <w:color w:val="000000"/>
        </w:rPr>
        <w:t>supermix</w:t>
      </w:r>
      <w:proofErr w:type="spellEnd"/>
      <w:r>
        <w:rPr>
          <w:color w:val="000000"/>
        </w:rPr>
        <w:t xml:space="preserve"> according to the following settings.</w:t>
      </w:r>
    </w:p>
    <w:tbl>
      <w:tblPr>
        <w:tblStyle w:val="af4"/>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2835"/>
        <w:gridCol w:w="4110"/>
      </w:tblGrid>
      <w:tr w:rsidR="00603B99" w14:paraId="11BFFFA7" w14:textId="77777777">
        <w:tc>
          <w:tcPr>
            <w:tcW w:w="3823" w:type="dxa"/>
            <w:shd w:val="clear" w:color="auto" w:fill="BFBFBF"/>
          </w:tcPr>
          <w:p w14:paraId="000000D5" w14:textId="77777777" w:rsidR="00603B99" w:rsidRDefault="00790ABA">
            <w:pPr>
              <w:rPr>
                <w:rFonts w:ascii="Arial" w:eastAsia="Arial" w:hAnsi="Arial" w:cs="Arial"/>
              </w:rPr>
            </w:pPr>
            <w:r>
              <w:rPr>
                <w:rFonts w:ascii="Arial" w:eastAsia="Arial" w:hAnsi="Arial" w:cs="Arial"/>
              </w:rPr>
              <w:t>Reagent</w:t>
            </w:r>
          </w:p>
        </w:tc>
        <w:tc>
          <w:tcPr>
            <w:tcW w:w="2835" w:type="dxa"/>
            <w:shd w:val="clear" w:color="auto" w:fill="BFBFBF"/>
          </w:tcPr>
          <w:p w14:paraId="000000D6"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4110" w:type="dxa"/>
            <w:shd w:val="clear" w:color="auto" w:fill="BFBFBF"/>
          </w:tcPr>
          <w:p w14:paraId="000000D7" w14:textId="77777777" w:rsidR="00603B99" w:rsidRDefault="00790ABA">
            <w:pPr>
              <w:rPr>
                <w:rFonts w:ascii="Arial" w:eastAsia="Arial" w:hAnsi="Arial" w:cs="Arial"/>
              </w:rPr>
            </w:pPr>
            <w:r>
              <w:rPr>
                <w:rFonts w:ascii="Arial" w:eastAsia="Arial" w:hAnsi="Arial" w:cs="Arial"/>
              </w:rPr>
              <w:t>Final conc.</w:t>
            </w:r>
          </w:p>
        </w:tc>
      </w:tr>
      <w:tr w:rsidR="00603B99" w14:paraId="0DBF64A4" w14:textId="77777777">
        <w:tc>
          <w:tcPr>
            <w:tcW w:w="3823" w:type="dxa"/>
          </w:tcPr>
          <w:p w14:paraId="000000D8" w14:textId="77777777" w:rsidR="00603B99" w:rsidRDefault="00790ABA">
            <w:pPr>
              <w:rPr>
                <w:rFonts w:ascii="Arial" w:eastAsia="Arial" w:hAnsi="Arial" w:cs="Arial"/>
              </w:rPr>
            </w:pPr>
            <w:r>
              <w:rPr>
                <w:rFonts w:ascii="Arial" w:eastAsia="Arial" w:hAnsi="Arial" w:cs="Arial"/>
              </w:rPr>
              <w:t>Template DNA (10 ng/</w:t>
            </w:r>
            <w:proofErr w:type="spellStart"/>
            <w:r>
              <w:rPr>
                <w:rFonts w:ascii="Arial" w:eastAsia="Arial" w:hAnsi="Arial" w:cs="Arial"/>
              </w:rPr>
              <w:t>μL</w:t>
            </w:r>
            <w:proofErr w:type="spellEnd"/>
            <w:r>
              <w:rPr>
                <w:rFonts w:ascii="Arial" w:eastAsia="Arial" w:hAnsi="Arial" w:cs="Arial"/>
              </w:rPr>
              <w:t>)</w:t>
            </w:r>
          </w:p>
        </w:tc>
        <w:tc>
          <w:tcPr>
            <w:tcW w:w="2835" w:type="dxa"/>
          </w:tcPr>
          <w:p w14:paraId="000000D9" w14:textId="77777777" w:rsidR="00603B99" w:rsidRDefault="00790ABA">
            <w:pPr>
              <w:rPr>
                <w:rFonts w:ascii="Arial" w:eastAsia="Arial" w:hAnsi="Arial" w:cs="Arial"/>
              </w:rPr>
            </w:pPr>
            <w:r>
              <w:rPr>
                <w:rFonts w:ascii="Arial" w:eastAsia="Arial" w:hAnsi="Arial" w:cs="Arial"/>
              </w:rPr>
              <w:t>2.5 (25 ng)</w:t>
            </w:r>
          </w:p>
        </w:tc>
        <w:tc>
          <w:tcPr>
            <w:tcW w:w="4110" w:type="dxa"/>
          </w:tcPr>
          <w:p w14:paraId="000000DA" w14:textId="77777777" w:rsidR="00603B99" w:rsidRDefault="00603B99">
            <w:pPr>
              <w:rPr>
                <w:rFonts w:ascii="Arial" w:eastAsia="Arial" w:hAnsi="Arial" w:cs="Arial"/>
              </w:rPr>
            </w:pPr>
          </w:p>
        </w:tc>
      </w:tr>
      <w:tr w:rsidR="00603B99" w14:paraId="0284992F" w14:textId="77777777">
        <w:tc>
          <w:tcPr>
            <w:tcW w:w="3823" w:type="dxa"/>
          </w:tcPr>
          <w:p w14:paraId="000000DB" w14:textId="77777777" w:rsidR="00603B99" w:rsidRDefault="00790ABA">
            <w:pPr>
              <w:rPr>
                <w:rFonts w:ascii="Arial" w:eastAsia="Arial" w:hAnsi="Arial" w:cs="Arial"/>
              </w:rPr>
            </w:pPr>
            <w:proofErr w:type="spellStart"/>
            <w:r>
              <w:rPr>
                <w:rFonts w:ascii="Arial" w:eastAsia="Arial" w:hAnsi="Arial" w:cs="Arial"/>
              </w:rPr>
              <w:t>SsoFast</w:t>
            </w:r>
            <w:proofErr w:type="spellEnd"/>
            <w:r>
              <w:rPr>
                <w:rFonts w:ascii="Arial" w:eastAsia="Arial" w:hAnsi="Arial" w:cs="Arial"/>
              </w:rPr>
              <w:t xml:space="preserve"> </w:t>
            </w:r>
            <w:proofErr w:type="spellStart"/>
            <w:r>
              <w:rPr>
                <w:rFonts w:ascii="Arial" w:eastAsia="Arial" w:hAnsi="Arial" w:cs="Arial"/>
              </w:rPr>
              <w:t>EvaGreen</w:t>
            </w:r>
            <w:proofErr w:type="spellEnd"/>
            <w:r>
              <w:rPr>
                <w:rFonts w:ascii="Arial" w:eastAsia="Arial" w:hAnsi="Arial" w:cs="Arial"/>
              </w:rPr>
              <w:t xml:space="preserve"> </w:t>
            </w:r>
            <w:proofErr w:type="spellStart"/>
            <w:r>
              <w:rPr>
                <w:rFonts w:ascii="Arial" w:eastAsia="Arial" w:hAnsi="Arial" w:cs="Arial"/>
              </w:rPr>
              <w:t>supermix</w:t>
            </w:r>
            <w:proofErr w:type="spellEnd"/>
          </w:p>
        </w:tc>
        <w:tc>
          <w:tcPr>
            <w:tcW w:w="2835" w:type="dxa"/>
          </w:tcPr>
          <w:p w14:paraId="000000DC" w14:textId="77777777" w:rsidR="00603B99" w:rsidRDefault="00790ABA">
            <w:pPr>
              <w:rPr>
                <w:rFonts w:ascii="Arial" w:eastAsia="Arial" w:hAnsi="Arial" w:cs="Arial"/>
              </w:rPr>
            </w:pPr>
            <w:r>
              <w:rPr>
                <w:rFonts w:ascii="Arial" w:eastAsia="Arial" w:hAnsi="Arial" w:cs="Arial"/>
              </w:rPr>
              <w:t>5</w:t>
            </w:r>
          </w:p>
        </w:tc>
        <w:tc>
          <w:tcPr>
            <w:tcW w:w="4110" w:type="dxa"/>
          </w:tcPr>
          <w:p w14:paraId="000000DD" w14:textId="77777777" w:rsidR="00603B99" w:rsidRDefault="00790ABA">
            <w:pPr>
              <w:rPr>
                <w:rFonts w:ascii="Arial" w:eastAsia="Arial" w:hAnsi="Arial" w:cs="Arial"/>
              </w:rPr>
            </w:pPr>
            <w:r>
              <w:rPr>
                <w:rFonts w:ascii="Arial" w:eastAsia="Arial" w:hAnsi="Arial" w:cs="Arial"/>
              </w:rPr>
              <w:t>1x</w:t>
            </w:r>
          </w:p>
        </w:tc>
      </w:tr>
      <w:tr w:rsidR="00603B99" w14:paraId="33F55CFE" w14:textId="77777777">
        <w:tc>
          <w:tcPr>
            <w:tcW w:w="3823" w:type="dxa"/>
          </w:tcPr>
          <w:p w14:paraId="000000DE" w14:textId="77777777" w:rsidR="00603B99" w:rsidRDefault="00790ABA">
            <w:pPr>
              <w:rPr>
                <w:rFonts w:ascii="Arial" w:eastAsia="Arial" w:hAnsi="Arial" w:cs="Arial"/>
              </w:rPr>
            </w:pPr>
            <w:r>
              <w:rPr>
                <w:rFonts w:ascii="Arial" w:eastAsia="Arial" w:hAnsi="Arial" w:cs="Arial"/>
              </w:rPr>
              <w:t xml:space="preserve">Forward primer (100 </w:t>
            </w:r>
            <w:proofErr w:type="spellStart"/>
            <w:r>
              <w:rPr>
                <w:rFonts w:ascii="Arial" w:eastAsia="Arial" w:hAnsi="Arial" w:cs="Arial"/>
              </w:rPr>
              <w:t>μM</w:t>
            </w:r>
            <w:proofErr w:type="spellEnd"/>
            <w:r>
              <w:rPr>
                <w:rFonts w:ascii="Arial" w:eastAsia="Arial" w:hAnsi="Arial" w:cs="Arial"/>
              </w:rPr>
              <w:t>)</w:t>
            </w:r>
          </w:p>
        </w:tc>
        <w:tc>
          <w:tcPr>
            <w:tcW w:w="2835" w:type="dxa"/>
          </w:tcPr>
          <w:p w14:paraId="000000DF" w14:textId="77777777" w:rsidR="00603B99" w:rsidRDefault="00790ABA">
            <w:pPr>
              <w:rPr>
                <w:rFonts w:ascii="Arial" w:eastAsia="Arial" w:hAnsi="Arial" w:cs="Arial"/>
              </w:rPr>
            </w:pPr>
            <w:r>
              <w:rPr>
                <w:rFonts w:ascii="Arial" w:eastAsia="Arial" w:hAnsi="Arial" w:cs="Arial"/>
              </w:rPr>
              <w:t>0.1</w:t>
            </w:r>
          </w:p>
        </w:tc>
        <w:tc>
          <w:tcPr>
            <w:tcW w:w="4110" w:type="dxa"/>
          </w:tcPr>
          <w:p w14:paraId="000000E0" w14:textId="77777777" w:rsidR="00603B99" w:rsidRDefault="00790ABA">
            <w:pPr>
              <w:rPr>
                <w:rFonts w:ascii="Arial" w:eastAsia="Arial" w:hAnsi="Arial" w:cs="Arial"/>
              </w:rPr>
            </w:pPr>
            <w:r>
              <w:rPr>
                <w:rFonts w:ascii="Arial" w:eastAsia="Arial" w:hAnsi="Arial" w:cs="Arial"/>
              </w:rPr>
              <w:t xml:space="preserve">1 </w:t>
            </w:r>
            <w:proofErr w:type="spellStart"/>
            <w:r>
              <w:rPr>
                <w:rFonts w:ascii="Arial" w:eastAsia="Arial" w:hAnsi="Arial" w:cs="Arial"/>
              </w:rPr>
              <w:t>μM</w:t>
            </w:r>
            <w:proofErr w:type="spellEnd"/>
          </w:p>
        </w:tc>
      </w:tr>
      <w:tr w:rsidR="00603B99" w14:paraId="66FD499A" w14:textId="77777777">
        <w:tc>
          <w:tcPr>
            <w:tcW w:w="3823" w:type="dxa"/>
          </w:tcPr>
          <w:p w14:paraId="000000E1" w14:textId="77777777" w:rsidR="00603B99" w:rsidRDefault="00790ABA">
            <w:pPr>
              <w:rPr>
                <w:rFonts w:ascii="Arial" w:eastAsia="Arial" w:hAnsi="Arial" w:cs="Arial"/>
              </w:rPr>
            </w:pPr>
            <w:r>
              <w:rPr>
                <w:rFonts w:ascii="Arial" w:eastAsia="Arial" w:hAnsi="Arial" w:cs="Arial"/>
              </w:rPr>
              <w:t xml:space="preserve">Reverse primer (100 </w:t>
            </w:r>
            <w:proofErr w:type="spellStart"/>
            <w:r>
              <w:rPr>
                <w:rFonts w:ascii="Arial" w:eastAsia="Arial" w:hAnsi="Arial" w:cs="Arial"/>
              </w:rPr>
              <w:t>μM</w:t>
            </w:r>
            <w:proofErr w:type="spellEnd"/>
            <w:r>
              <w:rPr>
                <w:rFonts w:ascii="Arial" w:eastAsia="Arial" w:hAnsi="Arial" w:cs="Arial"/>
              </w:rPr>
              <w:t>)</w:t>
            </w:r>
          </w:p>
        </w:tc>
        <w:tc>
          <w:tcPr>
            <w:tcW w:w="2835" w:type="dxa"/>
          </w:tcPr>
          <w:p w14:paraId="000000E2" w14:textId="77777777" w:rsidR="00603B99" w:rsidRDefault="00790ABA">
            <w:pPr>
              <w:rPr>
                <w:rFonts w:ascii="Arial" w:eastAsia="Arial" w:hAnsi="Arial" w:cs="Arial"/>
              </w:rPr>
            </w:pPr>
            <w:r>
              <w:rPr>
                <w:rFonts w:ascii="Arial" w:eastAsia="Arial" w:hAnsi="Arial" w:cs="Arial"/>
              </w:rPr>
              <w:t>0.1</w:t>
            </w:r>
          </w:p>
        </w:tc>
        <w:tc>
          <w:tcPr>
            <w:tcW w:w="4110" w:type="dxa"/>
          </w:tcPr>
          <w:p w14:paraId="000000E3" w14:textId="77777777" w:rsidR="00603B99" w:rsidRDefault="00790ABA">
            <w:pPr>
              <w:rPr>
                <w:rFonts w:ascii="Arial" w:eastAsia="Arial" w:hAnsi="Arial" w:cs="Arial"/>
              </w:rPr>
            </w:pPr>
            <w:r>
              <w:rPr>
                <w:rFonts w:ascii="Arial" w:eastAsia="Arial" w:hAnsi="Arial" w:cs="Arial"/>
              </w:rPr>
              <w:t xml:space="preserve">1 </w:t>
            </w:r>
            <w:proofErr w:type="spellStart"/>
            <w:r>
              <w:rPr>
                <w:rFonts w:ascii="Arial" w:eastAsia="Arial" w:hAnsi="Arial" w:cs="Arial"/>
              </w:rPr>
              <w:t>μM</w:t>
            </w:r>
            <w:proofErr w:type="spellEnd"/>
          </w:p>
        </w:tc>
      </w:tr>
      <w:tr w:rsidR="00603B99" w14:paraId="1DFD74CF" w14:textId="77777777">
        <w:tc>
          <w:tcPr>
            <w:tcW w:w="3823" w:type="dxa"/>
          </w:tcPr>
          <w:p w14:paraId="000000E4" w14:textId="77777777" w:rsidR="00603B99" w:rsidRDefault="00790ABA">
            <w:pPr>
              <w:rPr>
                <w:rFonts w:ascii="Arial" w:eastAsia="Arial" w:hAnsi="Arial" w:cs="Arial"/>
              </w:rPr>
            </w:pPr>
            <w:r>
              <w:rPr>
                <w:rFonts w:ascii="Arial" w:eastAsia="Arial" w:hAnsi="Arial" w:cs="Arial"/>
              </w:rPr>
              <w:t>Ultrapure distilled H2O</w:t>
            </w:r>
          </w:p>
        </w:tc>
        <w:tc>
          <w:tcPr>
            <w:tcW w:w="2835" w:type="dxa"/>
          </w:tcPr>
          <w:p w14:paraId="000000E5" w14:textId="77777777" w:rsidR="00603B99" w:rsidRDefault="00790ABA">
            <w:pPr>
              <w:rPr>
                <w:rFonts w:ascii="Arial" w:eastAsia="Arial" w:hAnsi="Arial" w:cs="Arial"/>
              </w:rPr>
            </w:pPr>
            <w:r>
              <w:rPr>
                <w:rFonts w:ascii="Arial" w:eastAsia="Arial" w:hAnsi="Arial" w:cs="Arial"/>
              </w:rPr>
              <w:t>2.3</w:t>
            </w:r>
          </w:p>
        </w:tc>
        <w:tc>
          <w:tcPr>
            <w:tcW w:w="4110" w:type="dxa"/>
          </w:tcPr>
          <w:p w14:paraId="000000E6" w14:textId="77777777" w:rsidR="00603B99" w:rsidRDefault="00603B99">
            <w:pPr>
              <w:rPr>
                <w:rFonts w:ascii="Arial" w:eastAsia="Arial" w:hAnsi="Arial" w:cs="Arial"/>
              </w:rPr>
            </w:pPr>
          </w:p>
        </w:tc>
      </w:tr>
      <w:tr w:rsidR="00603B99" w14:paraId="1F76F734" w14:textId="77777777">
        <w:tc>
          <w:tcPr>
            <w:tcW w:w="3823" w:type="dxa"/>
          </w:tcPr>
          <w:p w14:paraId="000000E7" w14:textId="77777777" w:rsidR="00603B99" w:rsidRDefault="00790ABA">
            <w:pPr>
              <w:rPr>
                <w:rFonts w:ascii="Arial" w:eastAsia="Arial" w:hAnsi="Arial" w:cs="Arial"/>
              </w:rPr>
            </w:pPr>
            <w:r>
              <w:rPr>
                <w:rFonts w:ascii="Arial" w:eastAsia="Arial" w:hAnsi="Arial" w:cs="Arial"/>
              </w:rPr>
              <w:t>Total volume</w:t>
            </w:r>
          </w:p>
        </w:tc>
        <w:tc>
          <w:tcPr>
            <w:tcW w:w="2835" w:type="dxa"/>
          </w:tcPr>
          <w:p w14:paraId="000000E8" w14:textId="77777777" w:rsidR="00603B99" w:rsidRDefault="00790ABA">
            <w:pPr>
              <w:rPr>
                <w:rFonts w:ascii="Arial" w:eastAsia="Arial" w:hAnsi="Arial" w:cs="Arial"/>
              </w:rPr>
            </w:pPr>
            <w:r>
              <w:rPr>
                <w:rFonts w:ascii="Arial" w:eastAsia="Arial" w:hAnsi="Arial" w:cs="Arial"/>
              </w:rPr>
              <w:t>10</w:t>
            </w:r>
          </w:p>
        </w:tc>
        <w:tc>
          <w:tcPr>
            <w:tcW w:w="4110" w:type="dxa"/>
          </w:tcPr>
          <w:p w14:paraId="000000E9" w14:textId="77777777" w:rsidR="00603B99" w:rsidRDefault="00603B99">
            <w:pPr>
              <w:rPr>
                <w:rFonts w:ascii="Arial" w:eastAsia="Arial" w:hAnsi="Arial" w:cs="Arial"/>
              </w:rPr>
            </w:pPr>
          </w:p>
        </w:tc>
      </w:tr>
    </w:tbl>
    <w:p w14:paraId="000000EA"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t>Run the qPCR as follows;</w:t>
      </w:r>
    </w:p>
    <w:tbl>
      <w:tblPr>
        <w:tblStyle w:val="af5"/>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2051"/>
        <w:gridCol w:w="2262"/>
        <w:gridCol w:w="4136"/>
      </w:tblGrid>
      <w:tr w:rsidR="00603B99" w14:paraId="31F63CBD" w14:textId="77777777">
        <w:tc>
          <w:tcPr>
            <w:tcW w:w="2319" w:type="dxa"/>
            <w:shd w:val="clear" w:color="auto" w:fill="BFBFBF"/>
          </w:tcPr>
          <w:p w14:paraId="000000EB" w14:textId="77777777" w:rsidR="00603B99" w:rsidRDefault="00790ABA">
            <w:pPr>
              <w:rPr>
                <w:rFonts w:ascii="Arial" w:eastAsia="Arial" w:hAnsi="Arial" w:cs="Arial"/>
              </w:rPr>
            </w:pPr>
            <w:r>
              <w:rPr>
                <w:rFonts w:ascii="Arial" w:eastAsia="Arial" w:hAnsi="Arial" w:cs="Arial"/>
              </w:rPr>
              <w:t>Cycle no.</w:t>
            </w:r>
          </w:p>
        </w:tc>
        <w:tc>
          <w:tcPr>
            <w:tcW w:w="2051" w:type="dxa"/>
            <w:shd w:val="clear" w:color="auto" w:fill="BFBFBF"/>
          </w:tcPr>
          <w:p w14:paraId="000000EC" w14:textId="77777777" w:rsidR="00603B99" w:rsidRDefault="00790ABA">
            <w:pPr>
              <w:rPr>
                <w:rFonts w:ascii="Arial" w:eastAsia="Arial" w:hAnsi="Arial" w:cs="Arial"/>
              </w:rPr>
            </w:pPr>
            <w:r>
              <w:rPr>
                <w:rFonts w:ascii="Arial" w:eastAsia="Arial" w:hAnsi="Arial" w:cs="Arial"/>
              </w:rPr>
              <w:t>Denature</w:t>
            </w:r>
          </w:p>
        </w:tc>
        <w:tc>
          <w:tcPr>
            <w:tcW w:w="2262" w:type="dxa"/>
            <w:shd w:val="clear" w:color="auto" w:fill="BFBFBF"/>
          </w:tcPr>
          <w:p w14:paraId="000000ED" w14:textId="77777777" w:rsidR="00603B99" w:rsidRDefault="00790ABA">
            <w:pPr>
              <w:rPr>
                <w:rFonts w:ascii="Arial" w:eastAsia="Arial" w:hAnsi="Arial" w:cs="Arial"/>
              </w:rPr>
            </w:pPr>
            <w:r>
              <w:rPr>
                <w:rFonts w:ascii="Arial" w:eastAsia="Arial" w:hAnsi="Arial" w:cs="Arial"/>
              </w:rPr>
              <w:t>Anneal and extend</w:t>
            </w:r>
          </w:p>
        </w:tc>
        <w:tc>
          <w:tcPr>
            <w:tcW w:w="4136" w:type="dxa"/>
            <w:shd w:val="clear" w:color="auto" w:fill="BFBFBF"/>
          </w:tcPr>
          <w:p w14:paraId="000000EE" w14:textId="77777777" w:rsidR="00603B99" w:rsidRDefault="00790ABA">
            <w:pPr>
              <w:rPr>
                <w:rFonts w:ascii="Arial" w:eastAsia="Arial" w:hAnsi="Arial" w:cs="Arial"/>
              </w:rPr>
            </w:pPr>
            <w:r>
              <w:rPr>
                <w:rFonts w:ascii="Arial" w:eastAsia="Arial" w:hAnsi="Arial" w:cs="Arial"/>
              </w:rPr>
              <w:t>Gradient increase</w:t>
            </w:r>
          </w:p>
        </w:tc>
      </w:tr>
      <w:tr w:rsidR="00603B99" w14:paraId="4E84F700" w14:textId="77777777">
        <w:tc>
          <w:tcPr>
            <w:tcW w:w="2319" w:type="dxa"/>
          </w:tcPr>
          <w:p w14:paraId="000000EF" w14:textId="77777777" w:rsidR="00603B99" w:rsidRDefault="00790ABA">
            <w:pPr>
              <w:rPr>
                <w:rFonts w:ascii="Arial" w:eastAsia="Arial" w:hAnsi="Arial" w:cs="Arial"/>
              </w:rPr>
            </w:pPr>
            <w:r>
              <w:rPr>
                <w:rFonts w:ascii="Arial" w:eastAsia="Arial" w:hAnsi="Arial" w:cs="Arial"/>
              </w:rPr>
              <w:t>1</w:t>
            </w:r>
          </w:p>
        </w:tc>
        <w:tc>
          <w:tcPr>
            <w:tcW w:w="2051" w:type="dxa"/>
          </w:tcPr>
          <w:p w14:paraId="000000F0" w14:textId="77777777" w:rsidR="00603B99" w:rsidRDefault="00790ABA">
            <w:pPr>
              <w:rPr>
                <w:rFonts w:ascii="Arial" w:eastAsia="Arial" w:hAnsi="Arial" w:cs="Arial"/>
              </w:rPr>
            </w:pPr>
            <w:r>
              <w:rPr>
                <w:rFonts w:ascii="Arial" w:eastAsia="Arial" w:hAnsi="Arial" w:cs="Arial"/>
              </w:rPr>
              <w:t>95°C, 1 min</w:t>
            </w:r>
          </w:p>
        </w:tc>
        <w:tc>
          <w:tcPr>
            <w:tcW w:w="2262" w:type="dxa"/>
          </w:tcPr>
          <w:p w14:paraId="000000F1" w14:textId="77777777" w:rsidR="00603B99" w:rsidRDefault="00603B99">
            <w:pPr>
              <w:rPr>
                <w:rFonts w:ascii="Arial" w:eastAsia="Arial" w:hAnsi="Arial" w:cs="Arial"/>
              </w:rPr>
            </w:pPr>
          </w:p>
        </w:tc>
        <w:tc>
          <w:tcPr>
            <w:tcW w:w="4136" w:type="dxa"/>
          </w:tcPr>
          <w:p w14:paraId="000000F2" w14:textId="77777777" w:rsidR="00603B99" w:rsidRDefault="00603B99">
            <w:pPr>
              <w:rPr>
                <w:rFonts w:ascii="Arial" w:eastAsia="Arial" w:hAnsi="Arial" w:cs="Arial"/>
              </w:rPr>
            </w:pPr>
          </w:p>
        </w:tc>
      </w:tr>
      <w:tr w:rsidR="00603B99" w14:paraId="5E049AC2" w14:textId="77777777">
        <w:tc>
          <w:tcPr>
            <w:tcW w:w="2319" w:type="dxa"/>
          </w:tcPr>
          <w:p w14:paraId="000000F3" w14:textId="77777777" w:rsidR="00603B99" w:rsidRDefault="00790ABA">
            <w:pPr>
              <w:rPr>
                <w:rFonts w:ascii="Arial" w:eastAsia="Arial" w:hAnsi="Arial" w:cs="Arial"/>
              </w:rPr>
            </w:pPr>
            <w:r>
              <w:rPr>
                <w:rFonts w:ascii="Arial" w:eastAsia="Arial" w:hAnsi="Arial" w:cs="Arial"/>
              </w:rPr>
              <w:t>2-36 (35 cycles)</w:t>
            </w:r>
          </w:p>
        </w:tc>
        <w:tc>
          <w:tcPr>
            <w:tcW w:w="2051" w:type="dxa"/>
          </w:tcPr>
          <w:p w14:paraId="000000F4" w14:textId="77777777" w:rsidR="00603B99" w:rsidRDefault="00790ABA">
            <w:pPr>
              <w:rPr>
                <w:rFonts w:ascii="Arial" w:eastAsia="Arial" w:hAnsi="Arial" w:cs="Arial"/>
              </w:rPr>
            </w:pPr>
            <w:r>
              <w:rPr>
                <w:rFonts w:ascii="Arial" w:eastAsia="Arial" w:hAnsi="Arial" w:cs="Arial"/>
              </w:rPr>
              <w:t>95°C, 10 sec</w:t>
            </w:r>
          </w:p>
        </w:tc>
        <w:tc>
          <w:tcPr>
            <w:tcW w:w="2262" w:type="dxa"/>
          </w:tcPr>
          <w:p w14:paraId="000000F5" w14:textId="77777777" w:rsidR="00603B99" w:rsidRDefault="00790ABA">
            <w:pPr>
              <w:rPr>
                <w:rFonts w:ascii="Arial" w:eastAsia="Arial" w:hAnsi="Arial" w:cs="Arial"/>
              </w:rPr>
            </w:pPr>
            <w:r>
              <w:rPr>
                <w:rFonts w:ascii="Arial" w:eastAsia="Arial" w:hAnsi="Arial" w:cs="Arial"/>
              </w:rPr>
              <w:t>60°C, 30 sec</w:t>
            </w:r>
          </w:p>
        </w:tc>
        <w:tc>
          <w:tcPr>
            <w:tcW w:w="4136" w:type="dxa"/>
          </w:tcPr>
          <w:p w14:paraId="000000F6" w14:textId="77777777" w:rsidR="00603B99" w:rsidRDefault="00603B99">
            <w:pPr>
              <w:rPr>
                <w:rFonts w:ascii="Arial" w:eastAsia="Arial" w:hAnsi="Arial" w:cs="Arial"/>
              </w:rPr>
            </w:pPr>
          </w:p>
        </w:tc>
      </w:tr>
      <w:tr w:rsidR="00603B99" w14:paraId="71B1E38F" w14:textId="77777777">
        <w:tc>
          <w:tcPr>
            <w:tcW w:w="2319" w:type="dxa"/>
          </w:tcPr>
          <w:p w14:paraId="000000F7" w14:textId="77777777" w:rsidR="00603B99" w:rsidRDefault="00790ABA">
            <w:pPr>
              <w:rPr>
                <w:rFonts w:ascii="Arial" w:eastAsia="Arial" w:hAnsi="Arial" w:cs="Arial"/>
              </w:rPr>
            </w:pPr>
            <w:r>
              <w:rPr>
                <w:rFonts w:ascii="Arial" w:eastAsia="Arial" w:hAnsi="Arial" w:cs="Arial"/>
              </w:rPr>
              <w:t>37</w:t>
            </w:r>
          </w:p>
        </w:tc>
        <w:tc>
          <w:tcPr>
            <w:tcW w:w="2051" w:type="dxa"/>
          </w:tcPr>
          <w:p w14:paraId="000000F8" w14:textId="77777777" w:rsidR="00603B99" w:rsidRDefault="00603B99">
            <w:pPr>
              <w:rPr>
                <w:rFonts w:ascii="Arial" w:eastAsia="Arial" w:hAnsi="Arial" w:cs="Arial"/>
              </w:rPr>
            </w:pPr>
          </w:p>
        </w:tc>
        <w:tc>
          <w:tcPr>
            <w:tcW w:w="2262" w:type="dxa"/>
          </w:tcPr>
          <w:p w14:paraId="000000F9" w14:textId="77777777" w:rsidR="00603B99" w:rsidRDefault="00603B99">
            <w:pPr>
              <w:rPr>
                <w:rFonts w:ascii="Arial" w:eastAsia="Arial" w:hAnsi="Arial" w:cs="Arial"/>
              </w:rPr>
            </w:pPr>
          </w:p>
        </w:tc>
        <w:tc>
          <w:tcPr>
            <w:tcW w:w="4136" w:type="dxa"/>
          </w:tcPr>
          <w:p w14:paraId="000000FA" w14:textId="77777777" w:rsidR="00603B99" w:rsidRDefault="00790ABA">
            <w:pPr>
              <w:rPr>
                <w:rFonts w:ascii="Arial" w:eastAsia="Arial" w:hAnsi="Arial" w:cs="Arial"/>
              </w:rPr>
            </w:pPr>
            <w:r>
              <w:rPr>
                <w:rFonts w:ascii="Arial" w:eastAsia="Arial" w:hAnsi="Arial" w:cs="Arial"/>
              </w:rPr>
              <w:t>60°C-95°C in 15 min</w:t>
            </w:r>
          </w:p>
        </w:tc>
      </w:tr>
    </w:tbl>
    <w:p w14:paraId="000000FB" w14:textId="311ABA40" w:rsidR="00603B99" w:rsidRDefault="00790ABA">
      <w:pPr>
        <w:widowControl w:val="0"/>
        <w:numPr>
          <w:ilvl w:val="0"/>
          <w:numId w:val="5"/>
        </w:numPr>
        <w:pBdr>
          <w:top w:val="nil"/>
          <w:left w:val="nil"/>
          <w:bottom w:val="nil"/>
          <w:right w:val="nil"/>
          <w:between w:val="nil"/>
        </w:pBdr>
        <w:jc w:val="both"/>
        <w:rPr>
          <w:b/>
          <w:color w:val="000000"/>
        </w:rPr>
      </w:pPr>
      <w:r>
        <w:rPr>
          <w:color w:val="000000"/>
        </w:rPr>
        <w:t xml:space="preserve">Determine the MOI by calculating the relative amount of viral DNA over genomic DNA with the subtraction of relative amount of backbone DNA, using </w:t>
      </w:r>
      <w:r>
        <w:rPr>
          <w:b/>
          <w:color w:val="000000"/>
        </w:rPr>
        <w:t>Supplementary Table 2.</w:t>
      </w:r>
    </w:p>
    <w:p w14:paraId="000000FC" w14:textId="77777777" w:rsidR="00603B99" w:rsidRDefault="00790ABA">
      <w:pPr>
        <w:widowControl w:val="0"/>
        <w:numPr>
          <w:ilvl w:val="0"/>
          <w:numId w:val="5"/>
        </w:numPr>
        <w:pBdr>
          <w:top w:val="nil"/>
          <w:left w:val="nil"/>
          <w:bottom w:val="nil"/>
          <w:right w:val="nil"/>
          <w:between w:val="nil"/>
        </w:pBdr>
        <w:jc w:val="both"/>
        <w:rPr>
          <w:color w:val="000000"/>
        </w:rPr>
      </w:pPr>
      <w:r>
        <w:rPr>
          <w:color w:val="000000"/>
        </w:rPr>
        <w:lastRenderedPageBreak/>
        <w:t>The resultant highest MOI is considered as the max MOI for the cells to be used, because this is the viral amount that gives high GFP expression without substantial cell death.</w:t>
      </w:r>
    </w:p>
    <w:p w14:paraId="000000FD" w14:textId="77777777" w:rsidR="00603B99" w:rsidRDefault="00790ABA">
      <w:pPr>
        <w:rPr>
          <w:color w:val="000000"/>
        </w:rPr>
      </w:pPr>
      <w:r>
        <w:rPr>
          <w:b/>
          <w:color w:val="7030A0"/>
        </w:rPr>
        <w:t xml:space="preserve">CRITICAL </w:t>
      </w:r>
      <w:r>
        <w:t>If the max MOI of the cells is not high enough or the cell material is limited, the number of CRSs to be synthesized should be reduced accordingly.</w:t>
      </w:r>
      <w:r>
        <w:rPr>
          <w:b/>
          <w:color w:val="7030A0"/>
        </w:rPr>
        <w:t xml:space="preserve"> </w:t>
      </w:r>
      <w:r>
        <w:rPr>
          <w:color w:val="000000"/>
        </w:rPr>
        <w:t xml:space="preserve">See also </w:t>
      </w:r>
      <w:r>
        <w:rPr>
          <w:b/>
          <w:color w:val="000000"/>
        </w:rPr>
        <w:t>Box2</w:t>
      </w:r>
      <w:r>
        <w:rPr>
          <w:color w:val="000000"/>
        </w:rPr>
        <w:t>, step 2.</w:t>
      </w:r>
    </w:p>
    <w:p w14:paraId="000000FE" w14:textId="77777777" w:rsidR="00603B99" w:rsidRDefault="00790ABA">
      <w:pPr>
        <w:rPr>
          <w:b/>
          <w:color w:val="7030A0"/>
        </w:rPr>
      </w:pPr>
      <w:r>
        <w:rPr>
          <w:b/>
          <w:color w:val="7030A0"/>
        </w:rPr>
        <w:t xml:space="preserve">CRITICAL </w:t>
      </w:r>
      <w:r>
        <w:t xml:space="preserve">We do not recommend </w:t>
      </w:r>
      <w:proofErr w:type="gramStart"/>
      <w:r>
        <w:t>an</w:t>
      </w:r>
      <w:proofErr w:type="gramEnd"/>
      <w:r>
        <w:t xml:space="preserve"> MOI of more than 100, even if cell death was not observed, because adding high amount of virus increases non-integrating virus left in the cells after three days of culture, which can increase background noise in DNA barcode amplification.</w:t>
      </w:r>
    </w:p>
    <w:p w14:paraId="000000FF" w14:textId="77777777" w:rsidR="00603B99" w:rsidRDefault="00603B99"/>
    <w:p w14:paraId="00000100" w14:textId="77777777" w:rsidR="00603B99" w:rsidRDefault="00790ABA">
      <w:pPr>
        <w:rPr>
          <w:b/>
        </w:rPr>
      </w:pPr>
      <w:r>
        <w:rPr>
          <w:b/>
        </w:rPr>
        <w:t>Box 2. Library design criteria</w:t>
      </w:r>
    </w:p>
    <w:p w14:paraId="00000101" w14:textId="77777777" w:rsidR="00603B99" w:rsidRDefault="00790ABA">
      <w:pPr>
        <w:widowControl w:val="0"/>
        <w:numPr>
          <w:ilvl w:val="0"/>
          <w:numId w:val="1"/>
        </w:numPr>
        <w:pBdr>
          <w:top w:val="nil"/>
          <w:left w:val="nil"/>
          <w:bottom w:val="nil"/>
          <w:right w:val="nil"/>
          <w:between w:val="nil"/>
        </w:pBdr>
        <w:jc w:val="both"/>
        <w:rPr>
          <w:color w:val="000000"/>
        </w:rPr>
      </w:pPr>
      <w:proofErr w:type="spellStart"/>
      <w:r>
        <w:rPr>
          <w:color w:val="000000"/>
        </w:rPr>
        <w:t>Oligosynthesis</w:t>
      </w:r>
      <w:proofErr w:type="spellEnd"/>
      <w:r>
        <w:rPr>
          <w:color w:val="000000"/>
        </w:rPr>
        <w:t xml:space="preserve"> length via Agilent is currently limited in length to 230 nucleotides (</w:t>
      </w:r>
      <w:r>
        <w:rPr>
          <w:b/>
          <w:color w:val="000000"/>
        </w:rPr>
        <w:t>Fig. 1b, Supplementary Fig. 1a</w:t>
      </w:r>
      <w:r>
        <w:rPr>
          <w:color w:val="000000"/>
        </w:rPr>
        <w:t xml:space="preserve">). As the sequence should include 15-base common sequences (adaptors) on both </w:t>
      </w:r>
      <w:r>
        <w:t>sides</w:t>
      </w:r>
      <w:r>
        <w:rPr>
          <w:color w:val="000000"/>
        </w:rPr>
        <w:t xml:space="preserve"> of CRS to amplify the library via PCR, the length of the CRS should be 200 bp. Twist Bioscience currently provides </w:t>
      </w:r>
      <w:proofErr w:type="spellStart"/>
      <w:r>
        <w:rPr>
          <w:color w:val="000000"/>
        </w:rPr>
        <w:t>oligosynthesis</w:t>
      </w:r>
      <w:proofErr w:type="spellEnd"/>
      <w:r>
        <w:rPr>
          <w:color w:val="000000"/>
        </w:rPr>
        <w:t xml:space="preserve"> service of oligos up to 300 bp and could increase CRS length. Three pairs of the adaptor sequences are shown below. If two or three independent libraries are synthesized on the same array, use the second and third options.</w:t>
      </w:r>
    </w:p>
    <w:p w14:paraId="00000102" w14:textId="0114E06E" w:rsidR="00603B99" w:rsidRDefault="00790ABA">
      <w:pPr>
        <w:widowControl w:val="0"/>
        <w:pBdr>
          <w:top w:val="nil"/>
          <w:left w:val="nil"/>
          <w:bottom w:val="nil"/>
          <w:right w:val="nil"/>
          <w:between w:val="nil"/>
        </w:pBdr>
        <w:ind w:left="360"/>
        <w:jc w:val="both"/>
        <w:rPr>
          <w:color w:val="000000"/>
        </w:rPr>
      </w:pPr>
      <w:del w:id="211" w:author="Vikram Agarwal" w:date="2019-12-28T11:02:00Z">
        <w:r w:rsidDel="0003794E">
          <w:rPr>
            <w:color w:val="000000"/>
          </w:rPr>
          <w:delText>5’</w:delText>
        </w:r>
      </w:del>
      <w:ins w:id="212" w:author="Vikram Agarwal" w:date="2019-12-28T11:02:00Z">
        <w:r w:rsidR="0003794E">
          <w:rPr>
            <w:color w:val="000000"/>
          </w:rPr>
          <w:t>5′</w:t>
        </w:r>
      </w:ins>
      <w:r>
        <w:rPr>
          <w:color w:val="000000"/>
        </w:rPr>
        <w:t>-AGGACCGGATCAACT**200base_CRS**CATTGCGTGAACCGA-</w:t>
      </w:r>
      <w:del w:id="213" w:author="Vikram Agarwal" w:date="2019-12-28T11:02:00Z">
        <w:r w:rsidDel="0003794E">
          <w:rPr>
            <w:color w:val="000000"/>
          </w:rPr>
          <w:delText>3’</w:delText>
        </w:r>
      </w:del>
      <w:ins w:id="214" w:author="Vikram Agarwal" w:date="2019-12-28T11:02:00Z">
        <w:r w:rsidR="0003794E">
          <w:rPr>
            <w:color w:val="000000"/>
          </w:rPr>
          <w:t>3′</w:t>
        </w:r>
      </w:ins>
    </w:p>
    <w:p w14:paraId="00000103" w14:textId="26E5667B" w:rsidR="00603B99" w:rsidRDefault="00790ABA">
      <w:pPr>
        <w:widowControl w:val="0"/>
        <w:pBdr>
          <w:top w:val="nil"/>
          <w:left w:val="nil"/>
          <w:bottom w:val="nil"/>
          <w:right w:val="nil"/>
          <w:between w:val="nil"/>
        </w:pBdr>
        <w:ind w:left="360"/>
        <w:jc w:val="both"/>
        <w:rPr>
          <w:color w:val="000000"/>
        </w:rPr>
      </w:pPr>
      <w:del w:id="215" w:author="Vikram Agarwal" w:date="2019-12-28T11:02:00Z">
        <w:r w:rsidDel="0003794E">
          <w:rPr>
            <w:color w:val="000000"/>
          </w:rPr>
          <w:delText>5’</w:delText>
        </w:r>
      </w:del>
      <w:ins w:id="216" w:author="Vikram Agarwal" w:date="2019-12-28T11:02:00Z">
        <w:r w:rsidR="0003794E">
          <w:rPr>
            <w:color w:val="000000"/>
          </w:rPr>
          <w:t>5′</w:t>
        </w:r>
      </w:ins>
      <w:r>
        <w:rPr>
          <w:color w:val="000000"/>
        </w:rPr>
        <w:t>-AATGCTAGCGCATGG**200base_CRS**CTGCAACCTACGGAA-</w:t>
      </w:r>
      <w:del w:id="217" w:author="Vikram Agarwal" w:date="2019-12-28T11:02:00Z">
        <w:r w:rsidDel="0003794E">
          <w:rPr>
            <w:color w:val="000000"/>
          </w:rPr>
          <w:delText>3’</w:delText>
        </w:r>
      </w:del>
      <w:ins w:id="218" w:author="Vikram Agarwal" w:date="2019-12-28T11:02:00Z">
        <w:r w:rsidR="0003794E">
          <w:rPr>
            <w:color w:val="000000"/>
          </w:rPr>
          <w:t>3′</w:t>
        </w:r>
      </w:ins>
    </w:p>
    <w:p w14:paraId="00000104" w14:textId="18A4FADB" w:rsidR="00603B99" w:rsidRDefault="00790ABA">
      <w:pPr>
        <w:widowControl w:val="0"/>
        <w:pBdr>
          <w:top w:val="nil"/>
          <w:left w:val="nil"/>
          <w:bottom w:val="nil"/>
          <w:right w:val="nil"/>
          <w:between w:val="nil"/>
        </w:pBdr>
        <w:ind w:left="360"/>
        <w:jc w:val="both"/>
      </w:pPr>
      <w:del w:id="219" w:author="Vikram Agarwal" w:date="2019-12-28T11:02:00Z">
        <w:r w:rsidDel="0003794E">
          <w:rPr>
            <w:color w:val="000000"/>
          </w:rPr>
          <w:delText>5’</w:delText>
        </w:r>
      </w:del>
      <w:ins w:id="220" w:author="Vikram Agarwal" w:date="2019-12-28T11:02:00Z">
        <w:r w:rsidR="0003794E">
          <w:rPr>
            <w:color w:val="000000"/>
          </w:rPr>
          <w:t>5′</w:t>
        </w:r>
      </w:ins>
      <w:r>
        <w:rPr>
          <w:color w:val="000000"/>
        </w:rPr>
        <w:t>-TTACGAGCCGTAGTC**200base_CRS**GCATCTCAACGTGGT-</w:t>
      </w:r>
      <w:del w:id="221" w:author="Vikram Agarwal" w:date="2019-12-28T11:02:00Z">
        <w:r w:rsidDel="0003794E">
          <w:rPr>
            <w:color w:val="000000"/>
          </w:rPr>
          <w:delText>3’</w:delText>
        </w:r>
      </w:del>
      <w:ins w:id="222" w:author="Vikram Agarwal" w:date="2019-12-28T11:02:00Z">
        <w:r w:rsidR="0003794E">
          <w:rPr>
            <w:color w:val="000000"/>
          </w:rPr>
          <w:t>3′</w:t>
        </w:r>
      </w:ins>
    </w:p>
    <w:p w14:paraId="00000105" w14:textId="436E28AE" w:rsidR="00603B99" w:rsidRDefault="00790ABA">
      <w:pPr>
        <w:widowControl w:val="0"/>
        <w:numPr>
          <w:ilvl w:val="0"/>
          <w:numId w:val="1"/>
        </w:numPr>
        <w:pBdr>
          <w:top w:val="nil"/>
          <w:left w:val="nil"/>
          <w:bottom w:val="nil"/>
          <w:right w:val="nil"/>
          <w:between w:val="nil"/>
        </w:pBdr>
        <w:jc w:val="both"/>
        <w:rPr>
          <w:color w:val="000000"/>
        </w:rPr>
      </w:pPr>
      <w:r>
        <w:rPr>
          <w:color w:val="000000"/>
        </w:rPr>
        <w:t xml:space="preserve">The number of oligos that can be synthesized by Agilent is limited to 244,000 </w:t>
      </w:r>
      <w:sdt>
        <w:sdtPr>
          <w:tag w:val="goog_rdk_16"/>
          <w:id w:val="-1595470693"/>
        </w:sdtPr>
        <w:sdtContent/>
      </w:sdt>
      <w:r>
        <w:rPr>
          <w:color w:val="000000"/>
        </w:rPr>
        <w:t xml:space="preserve">(Twist Bioscience current limit is 696,000). The number of CRSs that can be tested with </w:t>
      </w:r>
      <w:proofErr w:type="spellStart"/>
      <w:r>
        <w:rPr>
          <w:color w:val="000000"/>
        </w:rPr>
        <w:t>lentiMPRA</w:t>
      </w:r>
      <w:proofErr w:type="spellEnd"/>
      <w:r>
        <w:rPr>
          <w:color w:val="000000"/>
        </w:rPr>
        <w:t xml:space="preserve"> is also limited by the infectability of the cells that are used (i.e. limited MOIs) and the number of cells available for the experiment (e.g. primary cells, </w:t>
      </w:r>
      <w:proofErr w:type="spellStart"/>
      <w:r>
        <w:rPr>
          <w:color w:val="000000"/>
        </w:rPr>
        <w:t>hypoproliferative</w:t>
      </w:r>
      <w:proofErr w:type="spellEnd"/>
      <w:r>
        <w:rPr>
          <w:color w:val="000000"/>
        </w:rPr>
        <w:t xml:space="preserve"> cells etc.), as explained in </w:t>
      </w:r>
      <w:r>
        <w:rPr>
          <w:b/>
          <w:color w:val="000000"/>
        </w:rPr>
        <w:t>Box 1</w:t>
      </w:r>
      <w:r>
        <w:rPr>
          <w:color w:val="000000"/>
        </w:rPr>
        <w:t xml:space="preserve">. For example, we have analyzed </w:t>
      </w:r>
      <w:r w:rsidR="00E67061">
        <w:rPr>
          <w:color w:val="000000"/>
        </w:rPr>
        <w:t>164</w:t>
      </w:r>
      <w:r>
        <w:rPr>
          <w:color w:val="000000"/>
        </w:rPr>
        <w:t xml:space="preserve">,000 CRSs with 50 barcodes per CRS using </w:t>
      </w:r>
      <w:r w:rsidR="00E67061">
        <w:rPr>
          <w:color w:val="000000"/>
        </w:rPr>
        <w:t xml:space="preserve">15 </w:t>
      </w:r>
      <w:r>
        <w:rPr>
          <w:color w:val="000000"/>
        </w:rPr>
        <w:t xml:space="preserve">million </w:t>
      </w:r>
      <w:r w:rsidR="00E67061">
        <w:rPr>
          <w:color w:val="000000"/>
        </w:rPr>
        <w:t xml:space="preserve">HepG2 </w:t>
      </w:r>
      <w:r>
        <w:rPr>
          <w:color w:val="000000"/>
        </w:rPr>
        <w:t xml:space="preserve">cells at an MOI of </w:t>
      </w:r>
      <w:r w:rsidR="00E67061">
        <w:rPr>
          <w:color w:val="000000"/>
        </w:rPr>
        <w:t>50</w:t>
      </w:r>
      <w:r>
        <w:rPr>
          <w:color w:val="000000"/>
        </w:rPr>
        <w:t xml:space="preserve">. This can be simulated using </w:t>
      </w:r>
      <w:r>
        <w:rPr>
          <w:b/>
          <w:color w:val="000000"/>
        </w:rPr>
        <w:t xml:space="preserve">Supplementary Table </w:t>
      </w:r>
      <w:r w:rsidR="00E67061">
        <w:rPr>
          <w:b/>
          <w:color w:val="000000"/>
        </w:rPr>
        <w:t>1</w:t>
      </w:r>
      <w:r>
        <w:rPr>
          <w:b/>
          <w:color w:val="000000"/>
        </w:rPr>
        <w:t>.</w:t>
      </w:r>
    </w:p>
    <w:p w14:paraId="00000106" w14:textId="77777777" w:rsidR="00603B99" w:rsidRDefault="00790ABA">
      <w:pPr>
        <w:widowControl w:val="0"/>
        <w:numPr>
          <w:ilvl w:val="0"/>
          <w:numId w:val="1"/>
        </w:numPr>
        <w:pBdr>
          <w:top w:val="nil"/>
          <w:left w:val="nil"/>
          <w:bottom w:val="nil"/>
          <w:right w:val="nil"/>
          <w:between w:val="nil"/>
        </w:pBdr>
        <w:jc w:val="both"/>
        <w:rPr>
          <w:color w:val="000000"/>
        </w:rPr>
      </w:pPr>
      <w:r>
        <w:rPr>
          <w:color w:val="000000"/>
        </w:rPr>
        <w:t>We recommend avoiding homopolymers (&gt;8 base) from the design, as they may cause a higher synthesis error rate.</w:t>
      </w:r>
    </w:p>
    <w:p w14:paraId="00000107" w14:textId="77777777" w:rsidR="00603B99" w:rsidRDefault="00603B99"/>
    <w:p w14:paraId="00000108" w14:textId="0AD65358" w:rsidR="00603B99" w:rsidRDefault="00DE63D0">
      <w:sdt>
        <w:sdtPr>
          <w:tag w:val="goog_rdk_18"/>
          <w:id w:val="-214127038"/>
          <w:showingPlcHdr/>
        </w:sdtPr>
        <w:sdtContent>
          <w:r w:rsidR="00E67061">
            <w:t xml:space="preserve">     </w:t>
          </w:r>
        </w:sdtContent>
      </w:sdt>
    </w:p>
    <w:sdt>
      <w:sdtPr>
        <w:tag w:val="goog_rdk_26"/>
        <w:id w:val="1329634702"/>
      </w:sdtPr>
      <w:sdtContent>
        <w:p w14:paraId="00000109" w14:textId="77777777" w:rsidR="00603B99" w:rsidRDefault="00DE63D0">
          <w:sdt>
            <w:sdtPr>
              <w:tag w:val="goog_rdk_25"/>
              <w:id w:val="440111522"/>
            </w:sdtPr>
            <w:sdtContent>
              <w:r w:rsidR="00790ABA">
                <w:rPr>
                  <w:noProof/>
                </w:rPr>
                <w:drawing>
                  <wp:inline distT="114300" distB="114300" distL="114300" distR="114300" wp14:anchorId="4BF1C994" wp14:editId="15CEFE85">
                    <wp:extent cx="6858000" cy="46990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6858000" cy="4699000"/>
                            </a:xfrm>
                            <a:prstGeom prst="rect">
                              <a:avLst/>
                            </a:prstGeom>
                            <a:ln/>
                          </pic:spPr>
                        </pic:pic>
                      </a:graphicData>
                    </a:graphic>
                  </wp:inline>
                </w:drawing>
              </w:r>
            </w:sdtContent>
          </w:sdt>
        </w:p>
      </w:sdtContent>
    </w:sdt>
    <w:p w14:paraId="0000010A" w14:textId="77777777" w:rsidR="00603B99" w:rsidRDefault="00790ABA">
      <w:pPr>
        <w:rPr>
          <w:sz w:val="20"/>
          <w:szCs w:val="20"/>
        </w:rPr>
      </w:pPr>
      <w:r>
        <w:rPr>
          <w:b/>
          <w:sz w:val="20"/>
          <w:szCs w:val="20"/>
        </w:rPr>
        <w:t xml:space="preserve">Fig. 1 | Schematics of </w:t>
      </w:r>
      <w:proofErr w:type="spellStart"/>
      <w:r>
        <w:rPr>
          <w:b/>
          <w:sz w:val="20"/>
          <w:szCs w:val="20"/>
        </w:rPr>
        <w:t>lentiMPRA</w:t>
      </w:r>
      <w:proofErr w:type="spellEnd"/>
      <w:r>
        <w:rPr>
          <w:b/>
          <w:sz w:val="20"/>
          <w:szCs w:val="20"/>
        </w:rPr>
        <w:t>.</w:t>
      </w:r>
      <w:r>
        <w:rPr>
          <w:sz w:val="20"/>
          <w:szCs w:val="20"/>
        </w:rPr>
        <w:t xml:space="preserve"> </w:t>
      </w:r>
      <w:r>
        <w:rPr>
          <w:b/>
          <w:sz w:val="20"/>
          <w:szCs w:val="20"/>
        </w:rPr>
        <w:t>a</w:t>
      </w:r>
      <w:r>
        <w:rPr>
          <w:sz w:val="20"/>
          <w:szCs w:val="20"/>
        </w:rPr>
        <w:t xml:space="preserve">, Summary of </w:t>
      </w:r>
      <w:proofErr w:type="spellStart"/>
      <w:r>
        <w:rPr>
          <w:sz w:val="20"/>
          <w:szCs w:val="20"/>
        </w:rPr>
        <w:t>lentiMPRA</w:t>
      </w:r>
      <w:proofErr w:type="spellEnd"/>
      <w:r>
        <w:rPr>
          <w:sz w:val="20"/>
          <w:szCs w:val="20"/>
        </w:rPr>
        <w:t xml:space="preserve"> and </w:t>
      </w:r>
      <w:proofErr w:type="spellStart"/>
      <w:r>
        <w:rPr>
          <w:sz w:val="20"/>
          <w:szCs w:val="20"/>
        </w:rPr>
        <w:t>MPRAflow</w:t>
      </w:r>
      <w:proofErr w:type="spellEnd"/>
      <w:r>
        <w:rPr>
          <w:sz w:val="20"/>
          <w:szCs w:val="20"/>
        </w:rPr>
        <w:t xml:space="preserve">. The </w:t>
      </w:r>
      <w:commentRangeStart w:id="223"/>
      <w:proofErr w:type="spellStart"/>
      <w:r>
        <w:rPr>
          <w:sz w:val="20"/>
          <w:szCs w:val="20"/>
        </w:rPr>
        <w:t>lentiMPRA</w:t>
      </w:r>
      <w:proofErr w:type="spellEnd"/>
      <w:r>
        <w:rPr>
          <w:sz w:val="20"/>
          <w:szCs w:val="20"/>
        </w:rPr>
        <w:t xml:space="preserve"> </w:t>
      </w:r>
      <w:commentRangeEnd w:id="223"/>
      <w:r w:rsidR="008C3F35">
        <w:rPr>
          <w:rStyle w:val="CommentReference"/>
          <w:rFonts w:ascii="Arial" w:eastAsiaTheme="minorEastAsia" w:hAnsi="Arial" w:cs="Arial"/>
          <w:lang w:val="en" w:eastAsia="ja-JP"/>
        </w:rPr>
        <w:commentReference w:id="223"/>
      </w:r>
      <w:r>
        <w:rPr>
          <w:sz w:val="20"/>
          <w:szCs w:val="20"/>
        </w:rPr>
        <w:t xml:space="preserve">library is sequenced to associate between CRS and barcodes and infected into cells using three replicates. DNA and RNA from the cells is sequenced to obtain barcode transcription and CRS activity. LTR, long terminal repeat; ARE, anti-repressor element; WPRE, Woodchuck hepatitis virus posttranscriptional regulatory element. </w:t>
      </w:r>
      <w:r>
        <w:rPr>
          <w:b/>
          <w:sz w:val="20"/>
          <w:szCs w:val="20"/>
        </w:rPr>
        <w:t>b</w:t>
      </w:r>
      <w:r>
        <w:rPr>
          <w:sz w:val="20"/>
          <w:szCs w:val="20"/>
        </w:rPr>
        <w:t xml:space="preserve">, CRS oligo. 200-base CRS (grey) is flanked by PCR adaptor sequences (light green). </w:t>
      </w:r>
      <w:r>
        <w:rPr>
          <w:b/>
          <w:sz w:val="20"/>
          <w:szCs w:val="20"/>
        </w:rPr>
        <w:t>c</w:t>
      </w:r>
      <w:r>
        <w:rPr>
          <w:sz w:val="20"/>
          <w:szCs w:val="20"/>
        </w:rPr>
        <w:t>, First round PCR. PCR primers add sequences that are complementary to the vector (black) to the upstream and minimal promoter (</w:t>
      </w:r>
      <w:proofErr w:type="spellStart"/>
      <w:r>
        <w:rPr>
          <w:sz w:val="20"/>
          <w:szCs w:val="20"/>
        </w:rPr>
        <w:t>mP</w:t>
      </w:r>
      <w:proofErr w:type="spellEnd"/>
      <w:r>
        <w:rPr>
          <w:sz w:val="20"/>
          <w:szCs w:val="20"/>
        </w:rPr>
        <w:t xml:space="preserve">, blue) and spacer sequences (yellow) downstream of the CRS oligo. </w:t>
      </w:r>
      <w:r>
        <w:rPr>
          <w:b/>
          <w:sz w:val="20"/>
          <w:szCs w:val="20"/>
        </w:rPr>
        <w:t>d</w:t>
      </w:r>
      <w:r>
        <w:rPr>
          <w:sz w:val="20"/>
          <w:szCs w:val="20"/>
        </w:rPr>
        <w:t xml:space="preserve">, Second round PCR. Reverse primer adds the barcodes (red stripe) and GFP complementary sequences (green). </w:t>
      </w:r>
      <w:r>
        <w:rPr>
          <w:b/>
          <w:sz w:val="20"/>
          <w:szCs w:val="20"/>
        </w:rPr>
        <w:t>e</w:t>
      </w:r>
      <w:r>
        <w:rPr>
          <w:sz w:val="20"/>
          <w:szCs w:val="20"/>
        </w:rPr>
        <w:t xml:space="preserve">, Plasmid construct. </w:t>
      </w:r>
      <w:r>
        <w:rPr>
          <w:b/>
          <w:sz w:val="20"/>
          <w:szCs w:val="20"/>
        </w:rPr>
        <w:t>f</w:t>
      </w:r>
      <w:r>
        <w:rPr>
          <w:sz w:val="20"/>
          <w:szCs w:val="20"/>
        </w:rPr>
        <w:t xml:space="preserve">, Amplification for CRS-barcode association. Primers adding P5 (purple) and sample index (grey stripe) upstream and P7 (pink) downstream. </w:t>
      </w:r>
      <w:r>
        <w:rPr>
          <w:b/>
          <w:sz w:val="20"/>
          <w:szCs w:val="20"/>
        </w:rPr>
        <w:t>g</w:t>
      </w:r>
      <w:r>
        <w:rPr>
          <w:sz w:val="20"/>
          <w:szCs w:val="20"/>
        </w:rPr>
        <w:t xml:space="preserve">, Sequencing library structure. </w:t>
      </w:r>
      <w:r>
        <w:rPr>
          <w:b/>
          <w:sz w:val="20"/>
          <w:szCs w:val="20"/>
        </w:rPr>
        <w:t>h</w:t>
      </w:r>
      <w:r>
        <w:rPr>
          <w:sz w:val="20"/>
          <w:szCs w:val="20"/>
        </w:rPr>
        <w:t xml:space="preserve">, Sequencing reaction. Paired-end reads specify the CRS sequence, with index read 1 providing the 15 bp barcode and index read 2 sample </w:t>
      </w:r>
      <w:proofErr w:type="gramStart"/>
      <w:r>
        <w:rPr>
          <w:sz w:val="20"/>
          <w:szCs w:val="20"/>
        </w:rPr>
        <w:t>index</w:t>
      </w:r>
      <w:proofErr w:type="gramEnd"/>
      <w:r>
        <w:rPr>
          <w:sz w:val="20"/>
          <w:szCs w:val="20"/>
        </w:rPr>
        <w:t xml:space="preserve"> for multiplexing. </w:t>
      </w:r>
      <w:proofErr w:type="spellStart"/>
      <w:r>
        <w:rPr>
          <w:b/>
          <w:sz w:val="20"/>
          <w:szCs w:val="20"/>
        </w:rPr>
        <w:t>i</w:t>
      </w:r>
      <w:proofErr w:type="spellEnd"/>
      <w:r>
        <w:rPr>
          <w:sz w:val="20"/>
          <w:szCs w:val="20"/>
        </w:rPr>
        <w:t xml:space="preserve">, Integrated DNA and expressed RNA in infected cells. </w:t>
      </w:r>
      <w:r>
        <w:rPr>
          <w:b/>
          <w:sz w:val="20"/>
          <w:szCs w:val="20"/>
        </w:rPr>
        <w:t>j</w:t>
      </w:r>
      <w:r>
        <w:rPr>
          <w:sz w:val="20"/>
          <w:szCs w:val="20"/>
        </w:rPr>
        <w:t xml:space="preserve">, Amplification for barcode counting. Primers add P5 and sample index upstream and P7 and 16-bp unique molecular identifier (UMI, brown stripe) downstream. </w:t>
      </w:r>
      <w:r>
        <w:rPr>
          <w:b/>
          <w:sz w:val="20"/>
          <w:szCs w:val="20"/>
        </w:rPr>
        <w:t>k</w:t>
      </w:r>
      <w:r>
        <w:rPr>
          <w:sz w:val="20"/>
          <w:szCs w:val="20"/>
        </w:rPr>
        <w:t xml:space="preserve">, Sequencing library structure. </w:t>
      </w:r>
      <w:r>
        <w:rPr>
          <w:b/>
          <w:sz w:val="20"/>
          <w:szCs w:val="20"/>
        </w:rPr>
        <w:t>l</w:t>
      </w:r>
      <w:r>
        <w:rPr>
          <w:sz w:val="20"/>
          <w:szCs w:val="20"/>
        </w:rPr>
        <w:t>, Sequencing reaction. Paired-end 15 bp reads give barcode, index read 1 gives UMI and index read 2 provides sample index for multiplexing.</w:t>
      </w:r>
    </w:p>
    <w:p w14:paraId="0000010B" w14:textId="77777777" w:rsidR="00603B99" w:rsidRDefault="00603B99"/>
    <w:p w14:paraId="0000010C" w14:textId="77777777" w:rsidR="00603B99" w:rsidRDefault="00790ABA">
      <w:pPr>
        <w:rPr>
          <w:b/>
        </w:rPr>
      </w:pPr>
      <w:r>
        <w:rPr>
          <w:b/>
        </w:rPr>
        <w:t xml:space="preserve">Library amplification </w:t>
      </w:r>
      <w:r>
        <w:rPr>
          <w:b/>
          <w:color w:val="FF9900"/>
        </w:rPr>
        <w:t>TIMING</w:t>
      </w:r>
      <w:r>
        <w:rPr>
          <w:b/>
        </w:rPr>
        <w:t xml:space="preserve"> 3 h</w:t>
      </w:r>
    </w:p>
    <w:p w14:paraId="0000010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Dissolve the Agilent oligo (10 </w:t>
      </w:r>
      <w:proofErr w:type="spellStart"/>
      <w:r>
        <w:rPr>
          <w:color w:val="000000"/>
        </w:rPr>
        <w:t>pmol</w:t>
      </w:r>
      <w:proofErr w:type="spellEnd"/>
      <w:r>
        <w:rPr>
          <w:color w:val="000000"/>
        </w:rPr>
        <w:t xml:space="preserve">) in 100 </w:t>
      </w:r>
      <w:proofErr w:type="spellStart"/>
      <w:r>
        <w:rPr>
          <w:color w:val="000000"/>
        </w:rPr>
        <w:t>μL</w:t>
      </w:r>
      <w:proofErr w:type="spellEnd"/>
      <w:r>
        <w:rPr>
          <w:color w:val="000000"/>
        </w:rPr>
        <w:t xml:space="preserve"> TE to obtain 100 </w:t>
      </w:r>
      <w:proofErr w:type="spellStart"/>
      <w:r>
        <w:rPr>
          <w:color w:val="000000"/>
        </w:rPr>
        <w:t>nM</w:t>
      </w:r>
      <w:proofErr w:type="spellEnd"/>
      <w:r>
        <w:rPr>
          <w:color w:val="000000"/>
        </w:rPr>
        <w:t xml:space="preserve"> solution.</w:t>
      </w:r>
    </w:p>
    <w:p w14:paraId="0000010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Setup the first round PCR reaction. This reaction adds vector-overhang sequence upstream and minimal promoter and adaptor sequence downstream of the CRSs (</w:t>
      </w:r>
      <w:r>
        <w:rPr>
          <w:b/>
          <w:color w:val="000000"/>
        </w:rPr>
        <w:t>Fig. 1c, Supplementary Fig. 1b</w:t>
      </w:r>
      <w:r>
        <w:rPr>
          <w:color w:val="000000"/>
        </w:rPr>
        <w:t>).</w:t>
      </w:r>
    </w:p>
    <w:tbl>
      <w:tblPr>
        <w:tblStyle w:val="af6"/>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2"/>
        <w:gridCol w:w="2977"/>
        <w:gridCol w:w="2409"/>
      </w:tblGrid>
      <w:tr w:rsidR="00603B99" w14:paraId="589B02C6" w14:textId="77777777">
        <w:tc>
          <w:tcPr>
            <w:tcW w:w="5382" w:type="dxa"/>
            <w:shd w:val="clear" w:color="auto" w:fill="BFBFBF"/>
          </w:tcPr>
          <w:p w14:paraId="0000010F" w14:textId="77777777" w:rsidR="00603B99" w:rsidRDefault="00790ABA">
            <w:pPr>
              <w:rPr>
                <w:rFonts w:ascii="Arial" w:eastAsia="Arial" w:hAnsi="Arial" w:cs="Arial"/>
              </w:rPr>
            </w:pPr>
            <w:r>
              <w:rPr>
                <w:rFonts w:ascii="Arial" w:eastAsia="Arial" w:hAnsi="Arial" w:cs="Arial"/>
              </w:rPr>
              <w:t>Reagent</w:t>
            </w:r>
          </w:p>
        </w:tc>
        <w:tc>
          <w:tcPr>
            <w:tcW w:w="2977" w:type="dxa"/>
            <w:shd w:val="clear" w:color="auto" w:fill="BFBFBF"/>
          </w:tcPr>
          <w:p w14:paraId="00000110"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2409" w:type="dxa"/>
            <w:shd w:val="clear" w:color="auto" w:fill="BFBFBF"/>
          </w:tcPr>
          <w:p w14:paraId="00000111" w14:textId="77777777" w:rsidR="00603B99" w:rsidRDefault="00790ABA">
            <w:pPr>
              <w:rPr>
                <w:rFonts w:ascii="Arial" w:eastAsia="Arial" w:hAnsi="Arial" w:cs="Arial"/>
              </w:rPr>
            </w:pPr>
            <w:r>
              <w:rPr>
                <w:rFonts w:ascii="Arial" w:eastAsia="Arial" w:hAnsi="Arial" w:cs="Arial"/>
              </w:rPr>
              <w:t>Final conc.</w:t>
            </w:r>
          </w:p>
        </w:tc>
      </w:tr>
      <w:tr w:rsidR="00603B99" w14:paraId="4DC64071" w14:textId="77777777">
        <w:tc>
          <w:tcPr>
            <w:tcW w:w="5382" w:type="dxa"/>
          </w:tcPr>
          <w:p w14:paraId="00000112" w14:textId="77777777" w:rsidR="00603B99" w:rsidRDefault="00790ABA">
            <w:pPr>
              <w:rPr>
                <w:rFonts w:ascii="Arial" w:eastAsia="Arial" w:hAnsi="Arial" w:cs="Arial"/>
              </w:rPr>
            </w:pPr>
            <w:r>
              <w:rPr>
                <w:rFonts w:ascii="Arial" w:eastAsia="Arial" w:hAnsi="Arial" w:cs="Arial"/>
              </w:rPr>
              <w:t xml:space="preserve">Agilent oligo (100 </w:t>
            </w:r>
            <w:proofErr w:type="spellStart"/>
            <w:r>
              <w:rPr>
                <w:rFonts w:ascii="Arial" w:eastAsia="Arial" w:hAnsi="Arial" w:cs="Arial"/>
              </w:rPr>
              <w:t>nM</w:t>
            </w:r>
            <w:proofErr w:type="spellEnd"/>
            <w:r>
              <w:rPr>
                <w:rFonts w:ascii="Arial" w:eastAsia="Arial" w:hAnsi="Arial" w:cs="Arial"/>
              </w:rPr>
              <w:t>)</w:t>
            </w:r>
          </w:p>
        </w:tc>
        <w:tc>
          <w:tcPr>
            <w:tcW w:w="2977" w:type="dxa"/>
          </w:tcPr>
          <w:p w14:paraId="00000113" w14:textId="77777777" w:rsidR="00603B99" w:rsidRDefault="00790ABA">
            <w:pPr>
              <w:rPr>
                <w:rFonts w:ascii="Arial" w:eastAsia="Arial" w:hAnsi="Arial" w:cs="Arial"/>
              </w:rPr>
            </w:pPr>
            <w:r>
              <w:rPr>
                <w:rFonts w:ascii="Arial" w:eastAsia="Arial" w:hAnsi="Arial" w:cs="Arial"/>
              </w:rPr>
              <w:t>2</w:t>
            </w:r>
          </w:p>
        </w:tc>
        <w:tc>
          <w:tcPr>
            <w:tcW w:w="2409" w:type="dxa"/>
          </w:tcPr>
          <w:p w14:paraId="00000114" w14:textId="77777777" w:rsidR="00603B99" w:rsidRDefault="00790ABA">
            <w:pPr>
              <w:rPr>
                <w:rFonts w:ascii="Arial" w:eastAsia="Arial" w:hAnsi="Arial" w:cs="Arial"/>
              </w:rPr>
            </w:pPr>
            <w:r>
              <w:rPr>
                <w:rFonts w:ascii="Arial" w:eastAsia="Arial" w:hAnsi="Arial" w:cs="Arial"/>
              </w:rPr>
              <w:t xml:space="preserve">1 </w:t>
            </w:r>
            <w:proofErr w:type="spellStart"/>
            <w:r>
              <w:rPr>
                <w:rFonts w:ascii="Arial" w:eastAsia="Arial" w:hAnsi="Arial" w:cs="Arial"/>
              </w:rPr>
              <w:t>nM</w:t>
            </w:r>
            <w:proofErr w:type="spellEnd"/>
          </w:p>
        </w:tc>
      </w:tr>
      <w:tr w:rsidR="00603B99" w14:paraId="49A31913" w14:textId="77777777">
        <w:tc>
          <w:tcPr>
            <w:tcW w:w="5382" w:type="dxa"/>
          </w:tcPr>
          <w:p w14:paraId="00000115" w14:textId="77777777" w:rsidR="00603B99" w:rsidRDefault="00790ABA">
            <w:pPr>
              <w:rPr>
                <w:rFonts w:ascii="Arial" w:eastAsia="Arial" w:hAnsi="Arial" w:cs="Arial"/>
              </w:rPr>
            </w:pPr>
            <w:proofErr w:type="spellStart"/>
            <w:r>
              <w:rPr>
                <w:rFonts w:ascii="Arial" w:eastAsia="Arial" w:hAnsi="Arial" w:cs="Arial"/>
              </w:rPr>
              <w:t>NEBNext</w:t>
            </w:r>
            <w:proofErr w:type="spellEnd"/>
            <w:r>
              <w:rPr>
                <w:rFonts w:ascii="Arial" w:eastAsia="Arial" w:hAnsi="Arial" w:cs="Arial"/>
              </w:rPr>
              <w:t xml:space="preserve"> High-Fidelity 2X PCR Master Mix</w:t>
            </w:r>
          </w:p>
        </w:tc>
        <w:tc>
          <w:tcPr>
            <w:tcW w:w="2977" w:type="dxa"/>
          </w:tcPr>
          <w:p w14:paraId="00000116" w14:textId="77777777" w:rsidR="00603B99" w:rsidRDefault="00790ABA">
            <w:pPr>
              <w:rPr>
                <w:rFonts w:ascii="Arial" w:eastAsia="Arial" w:hAnsi="Arial" w:cs="Arial"/>
              </w:rPr>
            </w:pPr>
            <w:r>
              <w:rPr>
                <w:rFonts w:ascii="Arial" w:eastAsia="Arial" w:hAnsi="Arial" w:cs="Arial"/>
              </w:rPr>
              <w:t>100</w:t>
            </w:r>
          </w:p>
        </w:tc>
        <w:tc>
          <w:tcPr>
            <w:tcW w:w="2409" w:type="dxa"/>
          </w:tcPr>
          <w:p w14:paraId="00000117" w14:textId="77777777" w:rsidR="00603B99" w:rsidRDefault="00790ABA">
            <w:pPr>
              <w:rPr>
                <w:rFonts w:ascii="Arial" w:eastAsia="Arial" w:hAnsi="Arial" w:cs="Arial"/>
              </w:rPr>
            </w:pPr>
            <w:r>
              <w:rPr>
                <w:rFonts w:ascii="Arial" w:eastAsia="Arial" w:hAnsi="Arial" w:cs="Arial"/>
              </w:rPr>
              <w:t>1x</w:t>
            </w:r>
          </w:p>
        </w:tc>
      </w:tr>
      <w:tr w:rsidR="00603B99" w14:paraId="1105C892" w14:textId="77777777">
        <w:tc>
          <w:tcPr>
            <w:tcW w:w="5382" w:type="dxa"/>
          </w:tcPr>
          <w:p w14:paraId="00000118" w14:textId="77777777" w:rsidR="00603B99" w:rsidRDefault="00790ABA">
            <w:pPr>
              <w:rPr>
                <w:rFonts w:ascii="Arial" w:eastAsia="Arial" w:hAnsi="Arial" w:cs="Arial"/>
              </w:rPr>
            </w:pPr>
            <w:r>
              <w:rPr>
                <w:rFonts w:ascii="Arial" w:eastAsia="Arial" w:hAnsi="Arial" w:cs="Arial"/>
              </w:rPr>
              <w:t xml:space="preserve">5BC-AG-f01 (100 </w:t>
            </w:r>
            <w:proofErr w:type="spellStart"/>
            <w:r>
              <w:rPr>
                <w:rFonts w:ascii="Arial" w:eastAsia="Arial" w:hAnsi="Arial" w:cs="Arial"/>
              </w:rPr>
              <w:t>μM</w:t>
            </w:r>
            <w:proofErr w:type="spellEnd"/>
            <w:r>
              <w:rPr>
                <w:rFonts w:ascii="Arial" w:eastAsia="Arial" w:hAnsi="Arial" w:cs="Arial"/>
              </w:rPr>
              <w:t>)</w:t>
            </w:r>
          </w:p>
        </w:tc>
        <w:tc>
          <w:tcPr>
            <w:tcW w:w="2977" w:type="dxa"/>
          </w:tcPr>
          <w:p w14:paraId="00000119" w14:textId="77777777" w:rsidR="00603B99" w:rsidRDefault="00790ABA">
            <w:pPr>
              <w:rPr>
                <w:rFonts w:ascii="Arial" w:eastAsia="Arial" w:hAnsi="Arial" w:cs="Arial"/>
              </w:rPr>
            </w:pPr>
            <w:r>
              <w:rPr>
                <w:rFonts w:ascii="Arial" w:eastAsia="Arial" w:hAnsi="Arial" w:cs="Arial"/>
              </w:rPr>
              <w:t>1</w:t>
            </w:r>
          </w:p>
        </w:tc>
        <w:tc>
          <w:tcPr>
            <w:tcW w:w="2409" w:type="dxa"/>
          </w:tcPr>
          <w:p w14:paraId="0000011A"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25EC3446" w14:textId="77777777">
        <w:tc>
          <w:tcPr>
            <w:tcW w:w="5382" w:type="dxa"/>
          </w:tcPr>
          <w:p w14:paraId="0000011B" w14:textId="77777777" w:rsidR="00603B99" w:rsidRDefault="00790ABA">
            <w:pPr>
              <w:rPr>
                <w:rFonts w:ascii="Arial" w:eastAsia="Arial" w:hAnsi="Arial" w:cs="Arial"/>
              </w:rPr>
            </w:pPr>
            <w:r>
              <w:rPr>
                <w:rFonts w:ascii="Arial" w:eastAsia="Arial" w:hAnsi="Arial" w:cs="Arial"/>
              </w:rPr>
              <w:t xml:space="preserve">5BC-AG-r01 (100 </w:t>
            </w:r>
            <w:proofErr w:type="spellStart"/>
            <w:r>
              <w:rPr>
                <w:rFonts w:ascii="Arial" w:eastAsia="Arial" w:hAnsi="Arial" w:cs="Arial"/>
              </w:rPr>
              <w:t>μM</w:t>
            </w:r>
            <w:proofErr w:type="spellEnd"/>
            <w:r>
              <w:rPr>
                <w:rFonts w:ascii="Arial" w:eastAsia="Arial" w:hAnsi="Arial" w:cs="Arial"/>
              </w:rPr>
              <w:t>)</w:t>
            </w:r>
          </w:p>
        </w:tc>
        <w:tc>
          <w:tcPr>
            <w:tcW w:w="2977" w:type="dxa"/>
          </w:tcPr>
          <w:p w14:paraId="0000011C" w14:textId="77777777" w:rsidR="00603B99" w:rsidRDefault="00790ABA">
            <w:pPr>
              <w:rPr>
                <w:rFonts w:ascii="Arial" w:eastAsia="Arial" w:hAnsi="Arial" w:cs="Arial"/>
              </w:rPr>
            </w:pPr>
            <w:r>
              <w:rPr>
                <w:rFonts w:ascii="Arial" w:eastAsia="Arial" w:hAnsi="Arial" w:cs="Arial"/>
              </w:rPr>
              <w:t>1</w:t>
            </w:r>
          </w:p>
        </w:tc>
        <w:tc>
          <w:tcPr>
            <w:tcW w:w="2409" w:type="dxa"/>
          </w:tcPr>
          <w:p w14:paraId="0000011D"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719E33D9" w14:textId="77777777">
        <w:tc>
          <w:tcPr>
            <w:tcW w:w="5382" w:type="dxa"/>
          </w:tcPr>
          <w:p w14:paraId="0000011E" w14:textId="77777777" w:rsidR="00603B99" w:rsidRDefault="00790ABA">
            <w:pPr>
              <w:rPr>
                <w:rFonts w:ascii="Arial" w:eastAsia="Arial" w:hAnsi="Arial" w:cs="Arial"/>
              </w:rPr>
            </w:pPr>
            <w:r>
              <w:rPr>
                <w:rFonts w:ascii="Arial" w:eastAsia="Arial" w:hAnsi="Arial" w:cs="Arial"/>
              </w:rPr>
              <w:lastRenderedPageBreak/>
              <w:t>Ultrapure distilled H2O</w:t>
            </w:r>
          </w:p>
        </w:tc>
        <w:tc>
          <w:tcPr>
            <w:tcW w:w="2977" w:type="dxa"/>
          </w:tcPr>
          <w:p w14:paraId="0000011F" w14:textId="77777777" w:rsidR="00603B99" w:rsidRDefault="00790ABA">
            <w:pPr>
              <w:rPr>
                <w:rFonts w:ascii="Arial" w:eastAsia="Arial" w:hAnsi="Arial" w:cs="Arial"/>
              </w:rPr>
            </w:pPr>
            <w:r>
              <w:rPr>
                <w:rFonts w:ascii="Arial" w:eastAsia="Arial" w:hAnsi="Arial" w:cs="Arial"/>
              </w:rPr>
              <w:t>96</w:t>
            </w:r>
          </w:p>
        </w:tc>
        <w:tc>
          <w:tcPr>
            <w:tcW w:w="2409" w:type="dxa"/>
          </w:tcPr>
          <w:p w14:paraId="00000120" w14:textId="77777777" w:rsidR="00603B99" w:rsidRDefault="00603B99">
            <w:pPr>
              <w:rPr>
                <w:rFonts w:ascii="Arial" w:eastAsia="Arial" w:hAnsi="Arial" w:cs="Arial"/>
              </w:rPr>
            </w:pPr>
          </w:p>
        </w:tc>
      </w:tr>
      <w:tr w:rsidR="00603B99" w14:paraId="5D38048A" w14:textId="77777777">
        <w:tc>
          <w:tcPr>
            <w:tcW w:w="5382" w:type="dxa"/>
          </w:tcPr>
          <w:p w14:paraId="00000121" w14:textId="77777777" w:rsidR="00603B99" w:rsidRDefault="00790ABA">
            <w:pPr>
              <w:rPr>
                <w:rFonts w:ascii="Arial" w:eastAsia="Arial" w:hAnsi="Arial" w:cs="Arial"/>
              </w:rPr>
            </w:pPr>
            <w:r>
              <w:rPr>
                <w:rFonts w:ascii="Arial" w:eastAsia="Arial" w:hAnsi="Arial" w:cs="Arial"/>
              </w:rPr>
              <w:t>Total volume</w:t>
            </w:r>
          </w:p>
        </w:tc>
        <w:tc>
          <w:tcPr>
            <w:tcW w:w="2977" w:type="dxa"/>
          </w:tcPr>
          <w:p w14:paraId="00000122" w14:textId="77777777" w:rsidR="00603B99" w:rsidRDefault="00790ABA">
            <w:pPr>
              <w:rPr>
                <w:rFonts w:ascii="Arial" w:eastAsia="Arial" w:hAnsi="Arial" w:cs="Arial"/>
              </w:rPr>
            </w:pPr>
            <w:r>
              <w:rPr>
                <w:rFonts w:ascii="Arial" w:eastAsia="Arial" w:hAnsi="Arial" w:cs="Arial"/>
              </w:rPr>
              <w:t>200</w:t>
            </w:r>
          </w:p>
        </w:tc>
        <w:tc>
          <w:tcPr>
            <w:tcW w:w="2409" w:type="dxa"/>
          </w:tcPr>
          <w:p w14:paraId="00000123" w14:textId="77777777" w:rsidR="00603B99" w:rsidRDefault="00603B99">
            <w:pPr>
              <w:rPr>
                <w:rFonts w:ascii="Arial" w:eastAsia="Arial" w:hAnsi="Arial" w:cs="Arial"/>
              </w:rPr>
            </w:pPr>
          </w:p>
        </w:tc>
      </w:tr>
    </w:tbl>
    <w:p w14:paraId="0000012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Split the premixture into 5 PCR tubes (40 </w:t>
      </w:r>
      <w:proofErr w:type="spellStart"/>
      <w:r>
        <w:rPr>
          <w:color w:val="000000"/>
        </w:rPr>
        <w:t>μL</w:t>
      </w:r>
      <w:proofErr w:type="spellEnd"/>
      <w:r>
        <w:rPr>
          <w:color w:val="000000"/>
        </w:rPr>
        <w:t xml:space="preserve"> per tube).</w:t>
      </w:r>
    </w:p>
    <w:p w14:paraId="00000125" w14:textId="77777777" w:rsidR="00603B99" w:rsidRDefault="00790ABA">
      <w:pPr>
        <w:rPr>
          <w:b/>
          <w:color w:val="7030A0"/>
        </w:rPr>
      </w:pPr>
      <w:r>
        <w:rPr>
          <w:b/>
          <w:color w:val="7030A0"/>
        </w:rPr>
        <w:t xml:space="preserve">CRITICAL </w:t>
      </w:r>
      <w:r>
        <w:t>Splitting the PCR reaction into multiple tubes is important to reduce the risk of PCR jackpotting.</w:t>
      </w:r>
    </w:p>
    <w:p w14:paraId="00000126"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Run the PCR reaction as follows:</w:t>
      </w:r>
    </w:p>
    <w:tbl>
      <w:tblPr>
        <w:tblStyle w:val="af7"/>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2051"/>
        <w:gridCol w:w="2262"/>
        <w:gridCol w:w="4136"/>
      </w:tblGrid>
      <w:tr w:rsidR="00603B99" w14:paraId="491313F3" w14:textId="77777777">
        <w:tc>
          <w:tcPr>
            <w:tcW w:w="2319" w:type="dxa"/>
            <w:shd w:val="clear" w:color="auto" w:fill="BFBFBF"/>
          </w:tcPr>
          <w:p w14:paraId="00000127" w14:textId="77777777" w:rsidR="00603B99" w:rsidRDefault="00790ABA">
            <w:pPr>
              <w:rPr>
                <w:rFonts w:ascii="Arial" w:eastAsia="Arial" w:hAnsi="Arial" w:cs="Arial"/>
              </w:rPr>
            </w:pPr>
            <w:r>
              <w:rPr>
                <w:rFonts w:ascii="Arial" w:eastAsia="Arial" w:hAnsi="Arial" w:cs="Arial"/>
              </w:rPr>
              <w:t>Cycle no.</w:t>
            </w:r>
          </w:p>
        </w:tc>
        <w:tc>
          <w:tcPr>
            <w:tcW w:w="2051" w:type="dxa"/>
            <w:shd w:val="clear" w:color="auto" w:fill="BFBFBF"/>
          </w:tcPr>
          <w:p w14:paraId="00000128" w14:textId="77777777" w:rsidR="00603B99" w:rsidRDefault="00790ABA">
            <w:pPr>
              <w:rPr>
                <w:rFonts w:ascii="Arial" w:eastAsia="Arial" w:hAnsi="Arial" w:cs="Arial"/>
              </w:rPr>
            </w:pPr>
            <w:r>
              <w:rPr>
                <w:rFonts w:ascii="Arial" w:eastAsia="Arial" w:hAnsi="Arial" w:cs="Arial"/>
              </w:rPr>
              <w:t>Denature</w:t>
            </w:r>
          </w:p>
        </w:tc>
        <w:tc>
          <w:tcPr>
            <w:tcW w:w="2262" w:type="dxa"/>
            <w:shd w:val="clear" w:color="auto" w:fill="BFBFBF"/>
          </w:tcPr>
          <w:p w14:paraId="00000129" w14:textId="77777777" w:rsidR="00603B99" w:rsidRDefault="00790ABA">
            <w:pPr>
              <w:rPr>
                <w:rFonts w:ascii="Arial" w:eastAsia="Arial" w:hAnsi="Arial" w:cs="Arial"/>
              </w:rPr>
            </w:pPr>
            <w:r>
              <w:rPr>
                <w:rFonts w:ascii="Arial" w:eastAsia="Arial" w:hAnsi="Arial" w:cs="Arial"/>
              </w:rPr>
              <w:t>Anneal</w:t>
            </w:r>
          </w:p>
        </w:tc>
        <w:tc>
          <w:tcPr>
            <w:tcW w:w="4136" w:type="dxa"/>
            <w:shd w:val="clear" w:color="auto" w:fill="BFBFBF"/>
          </w:tcPr>
          <w:p w14:paraId="0000012A" w14:textId="77777777" w:rsidR="00603B99" w:rsidRDefault="00790ABA">
            <w:pPr>
              <w:rPr>
                <w:rFonts w:ascii="Arial" w:eastAsia="Arial" w:hAnsi="Arial" w:cs="Arial"/>
              </w:rPr>
            </w:pPr>
            <w:r>
              <w:rPr>
                <w:rFonts w:ascii="Arial" w:eastAsia="Arial" w:hAnsi="Arial" w:cs="Arial"/>
              </w:rPr>
              <w:t>Extend</w:t>
            </w:r>
          </w:p>
        </w:tc>
      </w:tr>
      <w:tr w:rsidR="00603B99" w14:paraId="7BF127BE" w14:textId="77777777">
        <w:tc>
          <w:tcPr>
            <w:tcW w:w="2319" w:type="dxa"/>
          </w:tcPr>
          <w:p w14:paraId="0000012B" w14:textId="77777777" w:rsidR="00603B99" w:rsidRDefault="00790ABA">
            <w:pPr>
              <w:rPr>
                <w:rFonts w:ascii="Arial" w:eastAsia="Arial" w:hAnsi="Arial" w:cs="Arial"/>
              </w:rPr>
            </w:pPr>
            <w:r>
              <w:rPr>
                <w:rFonts w:ascii="Arial" w:eastAsia="Arial" w:hAnsi="Arial" w:cs="Arial"/>
              </w:rPr>
              <w:t>1</w:t>
            </w:r>
          </w:p>
        </w:tc>
        <w:tc>
          <w:tcPr>
            <w:tcW w:w="2051" w:type="dxa"/>
          </w:tcPr>
          <w:p w14:paraId="0000012C" w14:textId="77777777" w:rsidR="00603B99" w:rsidRDefault="00790ABA">
            <w:pPr>
              <w:rPr>
                <w:rFonts w:ascii="Arial" w:eastAsia="Arial" w:hAnsi="Arial" w:cs="Arial"/>
              </w:rPr>
            </w:pPr>
            <w:r>
              <w:rPr>
                <w:rFonts w:ascii="Arial" w:eastAsia="Arial" w:hAnsi="Arial" w:cs="Arial"/>
              </w:rPr>
              <w:t>98°C, 2 min</w:t>
            </w:r>
          </w:p>
        </w:tc>
        <w:tc>
          <w:tcPr>
            <w:tcW w:w="2262" w:type="dxa"/>
          </w:tcPr>
          <w:p w14:paraId="0000012D" w14:textId="77777777" w:rsidR="00603B99" w:rsidRDefault="00603B99">
            <w:pPr>
              <w:rPr>
                <w:rFonts w:ascii="Arial" w:eastAsia="Arial" w:hAnsi="Arial" w:cs="Arial"/>
              </w:rPr>
            </w:pPr>
          </w:p>
        </w:tc>
        <w:tc>
          <w:tcPr>
            <w:tcW w:w="4136" w:type="dxa"/>
          </w:tcPr>
          <w:p w14:paraId="0000012E" w14:textId="77777777" w:rsidR="00603B99" w:rsidRDefault="00603B99">
            <w:pPr>
              <w:rPr>
                <w:rFonts w:ascii="Arial" w:eastAsia="Arial" w:hAnsi="Arial" w:cs="Arial"/>
              </w:rPr>
            </w:pPr>
          </w:p>
        </w:tc>
      </w:tr>
      <w:tr w:rsidR="00603B99" w14:paraId="6D8E9563" w14:textId="77777777">
        <w:tc>
          <w:tcPr>
            <w:tcW w:w="2319" w:type="dxa"/>
          </w:tcPr>
          <w:p w14:paraId="0000012F" w14:textId="77777777" w:rsidR="00603B99" w:rsidRDefault="00790ABA">
            <w:pPr>
              <w:rPr>
                <w:rFonts w:ascii="Arial" w:eastAsia="Arial" w:hAnsi="Arial" w:cs="Arial"/>
              </w:rPr>
            </w:pPr>
            <w:r>
              <w:rPr>
                <w:rFonts w:ascii="Arial" w:eastAsia="Arial" w:hAnsi="Arial" w:cs="Arial"/>
              </w:rPr>
              <w:t>2-6 (5 cycles)</w:t>
            </w:r>
          </w:p>
        </w:tc>
        <w:tc>
          <w:tcPr>
            <w:tcW w:w="2051" w:type="dxa"/>
          </w:tcPr>
          <w:p w14:paraId="00000130" w14:textId="77777777" w:rsidR="00603B99" w:rsidRDefault="00790ABA">
            <w:pPr>
              <w:rPr>
                <w:rFonts w:ascii="Arial" w:eastAsia="Arial" w:hAnsi="Arial" w:cs="Arial"/>
              </w:rPr>
            </w:pPr>
            <w:r>
              <w:rPr>
                <w:rFonts w:ascii="Arial" w:eastAsia="Arial" w:hAnsi="Arial" w:cs="Arial"/>
              </w:rPr>
              <w:t>98°C, 15 sec</w:t>
            </w:r>
          </w:p>
        </w:tc>
        <w:tc>
          <w:tcPr>
            <w:tcW w:w="2262" w:type="dxa"/>
          </w:tcPr>
          <w:p w14:paraId="00000131" w14:textId="77777777" w:rsidR="00603B99" w:rsidRDefault="00790ABA">
            <w:pPr>
              <w:rPr>
                <w:rFonts w:ascii="Arial" w:eastAsia="Arial" w:hAnsi="Arial" w:cs="Arial"/>
              </w:rPr>
            </w:pPr>
            <w:r>
              <w:rPr>
                <w:rFonts w:ascii="Arial" w:eastAsia="Arial" w:hAnsi="Arial" w:cs="Arial"/>
              </w:rPr>
              <w:t>60°C, 20 sec</w:t>
            </w:r>
          </w:p>
        </w:tc>
        <w:tc>
          <w:tcPr>
            <w:tcW w:w="4136" w:type="dxa"/>
          </w:tcPr>
          <w:p w14:paraId="00000132" w14:textId="77777777" w:rsidR="00603B99" w:rsidRDefault="00790ABA">
            <w:pPr>
              <w:rPr>
                <w:rFonts w:ascii="Arial" w:eastAsia="Arial" w:hAnsi="Arial" w:cs="Arial"/>
              </w:rPr>
            </w:pPr>
            <w:r>
              <w:rPr>
                <w:rFonts w:ascii="Arial" w:eastAsia="Arial" w:hAnsi="Arial" w:cs="Arial"/>
              </w:rPr>
              <w:t>72°C, 30 sec</w:t>
            </w:r>
          </w:p>
        </w:tc>
      </w:tr>
      <w:tr w:rsidR="00603B99" w14:paraId="1205F06D" w14:textId="77777777">
        <w:tc>
          <w:tcPr>
            <w:tcW w:w="2319" w:type="dxa"/>
          </w:tcPr>
          <w:p w14:paraId="00000133" w14:textId="77777777" w:rsidR="00603B99" w:rsidRDefault="00790ABA">
            <w:pPr>
              <w:rPr>
                <w:rFonts w:ascii="Arial" w:eastAsia="Arial" w:hAnsi="Arial" w:cs="Arial"/>
              </w:rPr>
            </w:pPr>
            <w:r>
              <w:rPr>
                <w:rFonts w:ascii="Arial" w:eastAsia="Arial" w:hAnsi="Arial" w:cs="Arial"/>
              </w:rPr>
              <w:t>7</w:t>
            </w:r>
          </w:p>
        </w:tc>
        <w:tc>
          <w:tcPr>
            <w:tcW w:w="2051" w:type="dxa"/>
          </w:tcPr>
          <w:p w14:paraId="00000134" w14:textId="77777777" w:rsidR="00603B99" w:rsidRDefault="00603B99">
            <w:pPr>
              <w:rPr>
                <w:rFonts w:ascii="Arial" w:eastAsia="Arial" w:hAnsi="Arial" w:cs="Arial"/>
              </w:rPr>
            </w:pPr>
          </w:p>
        </w:tc>
        <w:tc>
          <w:tcPr>
            <w:tcW w:w="2262" w:type="dxa"/>
          </w:tcPr>
          <w:p w14:paraId="00000135" w14:textId="77777777" w:rsidR="00603B99" w:rsidRDefault="00603B99">
            <w:pPr>
              <w:rPr>
                <w:rFonts w:ascii="Arial" w:eastAsia="Arial" w:hAnsi="Arial" w:cs="Arial"/>
              </w:rPr>
            </w:pPr>
          </w:p>
        </w:tc>
        <w:tc>
          <w:tcPr>
            <w:tcW w:w="4136" w:type="dxa"/>
          </w:tcPr>
          <w:p w14:paraId="00000136" w14:textId="77777777" w:rsidR="00603B99" w:rsidRDefault="00790ABA">
            <w:pPr>
              <w:rPr>
                <w:rFonts w:ascii="Arial" w:eastAsia="Arial" w:hAnsi="Arial" w:cs="Arial"/>
              </w:rPr>
            </w:pPr>
            <w:r>
              <w:rPr>
                <w:rFonts w:ascii="Arial" w:eastAsia="Arial" w:hAnsi="Arial" w:cs="Arial"/>
              </w:rPr>
              <w:t>72°C, 5 min</w:t>
            </w:r>
          </w:p>
        </w:tc>
      </w:tr>
    </w:tbl>
    <w:p w14:paraId="00000137"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Combine the PCR products into a DNA </w:t>
      </w:r>
      <w:proofErr w:type="spellStart"/>
      <w:r>
        <w:rPr>
          <w:color w:val="000000"/>
        </w:rPr>
        <w:t>LoBind</w:t>
      </w:r>
      <w:proofErr w:type="spellEnd"/>
      <w:r>
        <w:rPr>
          <w:color w:val="000000"/>
        </w:rPr>
        <w:t xml:space="preserve"> tube.</w:t>
      </w:r>
    </w:p>
    <w:p w14:paraId="00000138"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1x volume (200 </w:t>
      </w:r>
      <w:proofErr w:type="spellStart"/>
      <w:r>
        <w:rPr>
          <w:color w:val="000000"/>
        </w:rPr>
        <w:t>μL</w:t>
      </w:r>
      <w:proofErr w:type="spellEnd"/>
      <w:r>
        <w:rPr>
          <w:color w:val="000000"/>
        </w:rPr>
        <w:t xml:space="preserve">) of </w:t>
      </w:r>
      <w:proofErr w:type="spellStart"/>
      <w:r>
        <w:rPr>
          <w:color w:val="000000"/>
        </w:rPr>
        <w:t>HighPrep</w:t>
      </w:r>
      <w:proofErr w:type="spellEnd"/>
      <w:r>
        <w:rPr>
          <w:color w:val="000000"/>
        </w:rPr>
        <w:t xml:space="preserve"> PCR reagent and mix thoroughly by pipetting up and down 6-8 times.</w:t>
      </w:r>
    </w:p>
    <w:p w14:paraId="00000139"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mixture for 5 min at room temperature.</w:t>
      </w:r>
    </w:p>
    <w:p w14:paraId="0000013A"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Place the tube on the magnet device for 2-3 min.</w:t>
      </w:r>
    </w:p>
    <w:p w14:paraId="0000013B"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Carefully remove the supernatant by pipetting. 10-20 </w:t>
      </w:r>
      <w:proofErr w:type="spellStart"/>
      <w:r>
        <w:rPr>
          <w:color w:val="000000"/>
        </w:rPr>
        <w:t>μL</w:t>
      </w:r>
      <w:proofErr w:type="spellEnd"/>
      <w:r>
        <w:rPr>
          <w:color w:val="000000"/>
        </w:rPr>
        <w:t xml:space="preserve"> of supernatant can be left in the tube.</w:t>
      </w:r>
    </w:p>
    <w:p w14:paraId="0000013C"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With the tube placed on the magnet, add 200 </w:t>
      </w:r>
      <w:proofErr w:type="spellStart"/>
      <w:r>
        <w:rPr>
          <w:color w:val="000000"/>
        </w:rPr>
        <w:t>μL</w:t>
      </w:r>
      <w:proofErr w:type="spellEnd"/>
      <w:r>
        <w:rPr>
          <w:color w:val="000000"/>
        </w:rPr>
        <w:t xml:space="preserve"> of 80% ethanol.</w:t>
      </w:r>
    </w:p>
    <w:p w14:paraId="0000013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Remove the ethanol by pipetting.</w:t>
      </w:r>
    </w:p>
    <w:p w14:paraId="0000013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Repeat the 80% ethanol washing (Steps 10 and 11).</w:t>
      </w:r>
    </w:p>
    <w:p w14:paraId="0000013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Flash spin the tube, immediately place the tube on the magnet and remove the supernatant.</w:t>
      </w:r>
    </w:p>
    <w:p w14:paraId="0000014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Dry the bead pellet for 2-3 min. Do not over dry the beads.</w:t>
      </w:r>
    </w:p>
    <w:p w14:paraId="0000014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50 </w:t>
      </w:r>
      <w:proofErr w:type="spellStart"/>
      <w:r>
        <w:rPr>
          <w:color w:val="000000"/>
        </w:rPr>
        <w:t>μL</w:t>
      </w:r>
      <w:proofErr w:type="spellEnd"/>
      <w:r>
        <w:rPr>
          <w:color w:val="000000"/>
        </w:rPr>
        <w:t xml:space="preserve"> of EB to the beads and mix by pipetting and </w:t>
      </w:r>
      <w:proofErr w:type="spellStart"/>
      <w:r>
        <w:rPr>
          <w:color w:val="000000"/>
        </w:rPr>
        <w:t>vortexing</w:t>
      </w:r>
      <w:proofErr w:type="spellEnd"/>
      <w:r>
        <w:rPr>
          <w:color w:val="000000"/>
        </w:rPr>
        <w:t>.</w:t>
      </w:r>
    </w:p>
    <w:p w14:paraId="0000014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Place the tube on the magnet device for 1-2 min.</w:t>
      </w:r>
    </w:p>
    <w:p w14:paraId="00000143"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Transfer 45-50 </w:t>
      </w:r>
      <w:proofErr w:type="spellStart"/>
      <w:r>
        <w:rPr>
          <w:color w:val="000000"/>
        </w:rPr>
        <w:t>μL</w:t>
      </w:r>
      <w:proofErr w:type="spellEnd"/>
      <w:r>
        <w:rPr>
          <w:color w:val="000000"/>
        </w:rPr>
        <w:t xml:space="preserve"> of the eluate to a DNA </w:t>
      </w:r>
      <w:proofErr w:type="spellStart"/>
      <w:r>
        <w:rPr>
          <w:color w:val="000000"/>
        </w:rPr>
        <w:t>LoBind</w:t>
      </w:r>
      <w:proofErr w:type="spellEnd"/>
      <w:r>
        <w:rPr>
          <w:color w:val="000000"/>
        </w:rPr>
        <w:t xml:space="preserve"> tube.</w:t>
      </w:r>
    </w:p>
    <w:p w14:paraId="0000014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Measure the DNA concentration using a Nanodrop.</w:t>
      </w:r>
    </w:p>
    <w:p w14:paraId="0000014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Setup the second round PCR reaction. This reaction adds 15-bp barcode and vector-overhang sequence downstream of the first round PCR fragment (</w:t>
      </w:r>
      <w:r>
        <w:rPr>
          <w:b/>
          <w:color w:val="000000"/>
        </w:rPr>
        <w:t>Fig. 1d, Supplementary Fig. 1b</w:t>
      </w:r>
      <w:r>
        <w:rPr>
          <w:color w:val="000000"/>
        </w:rPr>
        <w:t>).</w:t>
      </w:r>
    </w:p>
    <w:tbl>
      <w:tblPr>
        <w:tblStyle w:val="af8"/>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2"/>
        <w:gridCol w:w="2410"/>
        <w:gridCol w:w="2976"/>
      </w:tblGrid>
      <w:tr w:rsidR="00603B99" w14:paraId="08E54A03" w14:textId="77777777">
        <w:tc>
          <w:tcPr>
            <w:tcW w:w="5382" w:type="dxa"/>
            <w:shd w:val="clear" w:color="auto" w:fill="BFBFBF"/>
          </w:tcPr>
          <w:p w14:paraId="00000146" w14:textId="77777777" w:rsidR="00603B99" w:rsidRDefault="00790ABA">
            <w:pPr>
              <w:rPr>
                <w:rFonts w:ascii="Arial" w:eastAsia="Arial" w:hAnsi="Arial" w:cs="Arial"/>
              </w:rPr>
            </w:pPr>
            <w:r>
              <w:rPr>
                <w:rFonts w:ascii="Arial" w:eastAsia="Arial" w:hAnsi="Arial" w:cs="Arial"/>
              </w:rPr>
              <w:t>Reagent</w:t>
            </w:r>
          </w:p>
        </w:tc>
        <w:tc>
          <w:tcPr>
            <w:tcW w:w="2410" w:type="dxa"/>
            <w:shd w:val="clear" w:color="auto" w:fill="BFBFBF"/>
          </w:tcPr>
          <w:p w14:paraId="00000147"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2976" w:type="dxa"/>
            <w:shd w:val="clear" w:color="auto" w:fill="BFBFBF"/>
          </w:tcPr>
          <w:p w14:paraId="00000148" w14:textId="77777777" w:rsidR="00603B99" w:rsidRDefault="00790ABA">
            <w:pPr>
              <w:rPr>
                <w:rFonts w:ascii="Arial" w:eastAsia="Arial" w:hAnsi="Arial" w:cs="Arial"/>
              </w:rPr>
            </w:pPr>
            <w:r>
              <w:rPr>
                <w:rFonts w:ascii="Arial" w:eastAsia="Arial" w:hAnsi="Arial" w:cs="Arial"/>
              </w:rPr>
              <w:t>Final conc.</w:t>
            </w:r>
          </w:p>
        </w:tc>
      </w:tr>
      <w:tr w:rsidR="00603B99" w14:paraId="5F550258" w14:textId="77777777">
        <w:tc>
          <w:tcPr>
            <w:tcW w:w="5382" w:type="dxa"/>
          </w:tcPr>
          <w:p w14:paraId="00000149" w14:textId="77777777" w:rsidR="00603B99" w:rsidRDefault="00790ABA">
            <w:pPr>
              <w:rPr>
                <w:rFonts w:ascii="Arial" w:eastAsia="Arial" w:hAnsi="Arial" w:cs="Arial"/>
              </w:rPr>
            </w:pPr>
            <w:r>
              <w:rPr>
                <w:rFonts w:ascii="Arial" w:eastAsia="Arial" w:hAnsi="Arial" w:cs="Arial"/>
              </w:rPr>
              <w:t>1st round PCR product</w:t>
            </w:r>
          </w:p>
        </w:tc>
        <w:tc>
          <w:tcPr>
            <w:tcW w:w="2410" w:type="dxa"/>
          </w:tcPr>
          <w:p w14:paraId="0000014A" w14:textId="77777777" w:rsidR="00603B99" w:rsidRDefault="00790ABA">
            <w:pPr>
              <w:rPr>
                <w:rFonts w:ascii="Arial" w:eastAsia="Arial" w:hAnsi="Arial" w:cs="Arial"/>
              </w:rPr>
            </w:pPr>
            <w:r>
              <w:rPr>
                <w:rFonts w:ascii="Arial" w:eastAsia="Arial" w:hAnsi="Arial" w:cs="Arial"/>
              </w:rPr>
              <w:t>Variable (100 ng)</w:t>
            </w:r>
          </w:p>
        </w:tc>
        <w:tc>
          <w:tcPr>
            <w:tcW w:w="2976" w:type="dxa"/>
          </w:tcPr>
          <w:p w14:paraId="0000014B" w14:textId="77777777" w:rsidR="00603B99" w:rsidRDefault="00603B99">
            <w:pPr>
              <w:rPr>
                <w:rFonts w:ascii="Arial" w:eastAsia="Arial" w:hAnsi="Arial" w:cs="Arial"/>
              </w:rPr>
            </w:pPr>
          </w:p>
        </w:tc>
      </w:tr>
      <w:tr w:rsidR="00603B99" w14:paraId="5B47DF15" w14:textId="77777777">
        <w:tc>
          <w:tcPr>
            <w:tcW w:w="5382" w:type="dxa"/>
          </w:tcPr>
          <w:p w14:paraId="0000014C" w14:textId="77777777" w:rsidR="00603B99" w:rsidRDefault="00790ABA">
            <w:pPr>
              <w:rPr>
                <w:rFonts w:ascii="Arial" w:eastAsia="Arial" w:hAnsi="Arial" w:cs="Arial"/>
              </w:rPr>
            </w:pPr>
            <w:proofErr w:type="spellStart"/>
            <w:r>
              <w:rPr>
                <w:rFonts w:ascii="Arial" w:eastAsia="Arial" w:hAnsi="Arial" w:cs="Arial"/>
              </w:rPr>
              <w:t>NEBNext</w:t>
            </w:r>
            <w:proofErr w:type="spellEnd"/>
            <w:r>
              <w:rPr>
                <w:rFonts w:ascii="Arial" w:eastAsia="Arial" w:hAnsi="Arial" w:cs="Arial"/>
              </w:rPr>
              <w:t xml:space="preserve"> High-Fidelity 2X PCR Master Mix</w:t>
            </w:r>
          </w:p>
        </w:tc>
        <w:tc>
          <w:tcPr>
            <w:tcW w:w="2410" w:type="dxa"/>
          </w:tcPr>
          <w:p w14:paraId="0000014D" w14:textId="77777777" w:rsidR="00603B99" w:rsidRDefault="00790ABA">
            <w:pPr>
              <w:rPr>
                <w:rFonts w:ascii="Arial" w:eastAsia="Arial" w:hAnsi="Arial" w:cs="Arial"/>
              </w:rPr>
            </w:pPr>
            <w:r>
              <w:rPr>
                <w:rFonts w:ascii="Arial" w:eastAsia="Arial" w:hAnsi="Arial" w:cs="Arial"/>
              </w:rPr>
              <w:t>200</w:t>
            </w:r>
          </w:p>
        </w:tc>
        <w:tc>
          <w:tcPr>
            <w:tcW w:w="2976" w:type="dxa"/>
          </w:tcPr>
          <w:p w14:paraId="0000014E" w14:textId="77777777" w:rsidR="00603B99" w:rsidRDefault="00790ABA">
            <w:pPr>
              <w:rPr>
                <w:rFonts w:ascii="Arial" w:eastAsia="Arial" w:hAnsi="Arial" w:cs="Arial"/>
              </w:rPr>
            </w:pPr>
            <w:r>
              <w:rPr>
                <w:rFonts w:ascii="Arial" w:eastAsia="Arial" w:hAnsi="Arial" w:cs="Arial"/>
              </w:rPr>
              <w:t>1x</w:t>
            </w:r>
          </w:p>
        </w:tc>
      </w:tr>
      <w:tr w:rsidR="00603B99" w14:paraId="6F45FECB" w14:textId="77777777">
        <w:tc>
          <w:tcPr>
            <w:tcW w:w="5382" w:type="dxa"/>
          </w:tcPr>
          <w:p w14:paraId="0000014F" w14:textId="77777777" w:rsidR="00603B99" w:rsidRDefault="00790ABA">
            <w:pPr>
              <w:rPr>
                <w:rFonts w:ascii="Arial" w:eastAsia="Arial" w:hAnsi="Arial" w:cs="Arial"/>
              </w:rPr>
            </w:pPr>
            <w:r>
              <w:rPr>
                <w:rFonts w:ascii="Arial" w:eastAsia="Arial" w:hAnsi="Arial" w:cs="Arial"/>
              </w:rPr>
              <w:t xml:space="preserve">5BC-AG-f02 (100 </w:t>
            </w:r>
            <w:proofErr w:type="spellStart"/>
            <w:r>
              <w:rPr>
                <w:rFonts w:ascii="Arial" w:eastAsia="Arial" w:hAnsi="Arial" w:cs="Arial"/>
              </w:rPr>
              <w:t>μM</w:t>
            </w:r>
            <w:proofErr w:type="spellEnd"/>
            <w:r>
              <w:rPr>
                <w:rFonts w:ascii="Arial" w:eastAsia="Arial" w:hAnsi="Arial" w:cs="Arial"/>
              </w:rPr>
              <w:t>)</w:t>
            </w:r>
          </w:p>
        </w:tc>
        <w:tc>
          <w:tcPr>
            <w:tcW w:w="2410" w:type="dxa"/>
          </w:tcPr>
          <w:p w14:paraId="00000150" w14:textId="77777777" w:rsidR="00603B99" w:rsidRDefault="00790ABA">
            <w:pPr>
              <w:rPr>
                <w:rFonts w:ascii="Arial" w:eastAsia="Arial" w:hAnsi="Arial" w:cs="Arial"/>
              </w:rPr>
            </w:pPr>
            <w:r>
              <w:rPr>
                <w:rFonts w:ascii="Arial" w:eastAsia="Arial" w:hAnsi="Arial" w:cs="Arial"/>
              </w:rPr>
              <w:t>2</w:t>
            </w:r>
          </w:p>
        </w:tc>
        <w:tc>
          <w:tcPr>
            <w:tcW w:w="2976" w:type="dxa"/>
          </w:tcPr>
          <w:p w14:paraId="00000151"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6B4CAD9A" w14:textId="77777777">
        <w:tc>
          <w:tcPr>
            <w:tcW w:w="5382" w:type="dxa"/>
          </w:tcPr>
          <w:p w14:paraId="00000152" w14:textId="77777777" w:rsidR="00603B99" w:rsidRDefault="00790ABA">
            <w:pPr>
              <w:rPr>
                <w:rFonts w:ascii="Arial" w:eastAsia="Arial" w:hAnsi="Arial" w:cs="Arial"/>
              </w:rPr>
            </w:pPr>
            <w:r>
              <w:rPr>
                <w:rFonts w:ascii="Arial" w:eastAsia="Arial" w:hAnsi="Arial" w:cs="Arial"/>
              </w:rPr>
              <w:t xml:space="preserve">5BC-AG-r02 (100 </w:t>
            </w:r>
            <w:proofErr w:type="spellStart"/>
            <w:r>
              <w:rPr>
                <w:rFonts w:ascii="Arial" w:eastAsia="Arial" w:hAnsi="Arial" w:cs="Arial"/>
              </w:rPr>
              <w:t>μM</w:t>
            </w:r>
            <w:proofErr w:type="spellEnd"/>
            <w:r>
              <w:rPr>
                <w:rFonts w:ascii="Arial" w:eastAsia="Arial" w:hAnsi="Arial" w:cs="Arial"/>
              </w:rPr>
              <w:t>)</w:t>
            </w:r>
          </w:p>
        </w:tc>
        <w:tc>
          <w:tcPr>
            <w:tcW w:w="2410" w:type="dxa"/>
          </w:tcPr>
          <w:p w14:paraId="00000153" w14:textId="77777777" w:rsidR="00603B99" w:rsidRDefault="00790ABA">
            <w:pPr>
              <w:rPr>
                <w:rFonts w:ascii="Arial" w:eastAsia="Arial" w:hAnsi="Arial" w:cs="Arial"/>
              </w:rPr>
            </w:pPr>
            <w:r>
              <w:rPr>
                <w:rFonts w:ascii="Arial" w:eastAsia="Arial" w:hAnsi="Arial" w:cs="Arial"/>
              </w:rPr>
              <w:t>2</w:t>
            </w:r>
          </w:p>
        </w:tc>
        <w:tc>
          <w:tcPr>
            <w:tcW w:w="2976" w:type="dxa"/>
          </w:tcPr>
          <w:p w14:paraId="00000154"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77ACD086" w14:textId="77777777">
        <w:tc>
          <w:tcPr>
            <w:tcW w:w="5382" w:type="dxa"/>
          </w:tcPr>
          <w:p w14:paraId="00000155" w14:textId="77777777" w:rsidR="00603B99" w:rsidRDefault="00790ABA">
            <w:pPr>
              <w:rPr>
                <w:rFonts w:ascii="Arial" w:eastAsia="Arial" w:hAnsi="Arial" w:cs="Arial"/>
              </w:rPr>
            </w:pPr>
            <w:r>
              <w:rPr>
                <w:rFonts w:ascii="Arial" w:eastAsia="Arial" w:hAnsi="Arial" w:cs="Arial"/>
              </w:rPr>
              <w:t>Ultrapure distilled H2O</w:t>
            </w:r>
          </w:p>
        </w:tc>
        <w:tc>
          <w:tcPr>
            <w:tcW w:w="2410" w:type="dxa"/>
          </w:tcPr>
          <w:p w14:paraId="00000156" w14:textId="77777777" w:rsidR="00603B99" w:rsidRDefault="00790ABA">
            <w:pPr>
              <w:rPr>
                <w:rFonts w:ascii="Arial" w:eastAsia="Arial" w:hAnsi="Arial" w:cs="Arial"/>
              </w:rPr>
            </w:pPr>
            <w:r>
              <w:rPr>
                <w:rFonts w:ascii="Arial" w:eastAsia="Arial" w:hAnsi="Arial" w:cs="Arial"/>
              </w:rPr>
              <w:t xml:space="preserve">Make up to 400 </w:t>
            </w:r>
            <w:proofErr w:type="spellStart"/>
            <w:r>
              <w:rPr>
                <w:rFonts w:ascii="Arial" w:eastAsia="Arial" w:hAnsi="Arial" w:cs="Arial"/>
              </w:rPr>
              <w:t>μL</w:t>
            </w:r>
            <w:proofErr w:type="spellEnd"/>
            <w:r>
              <w:rPr>
                <w:rFonts w:ascii="Arial" w:eastAsia="Arial" w:hAnsi="Arial" w:cs="Arial"/>
              </w:rPr>
              <w:t xml:space="preserve"> </w:t>
            </w:r>
          </w:p>
        </w:tc>
        <w:tc>
          <w:tcPr>
            <w:tcW w:w="2976" w:type="dxa"/>
          </w:tcPr>
          <w:p w14:paraId="00000157" w14:textId="77777777" w:rsidR="00603B99" w:rsidRDefault="00603B99">
            <w:pPr>
              <w:rPr>
                <w:rFonts w:ascii="Arial" w:eastAsia="Arial" w:hAnsi="Arial" w:cs="Arial"/>
              </w:rPr>
            </w:pPr>
          </w:p>
        </w:tc>
      </w:tr>
      <w:tr w:rsidR="00603B99" w14:paraId="3BC88DF4" w14:textId="77777777">
        <w:tc>
          <w:tcPr>
            <w:tcW w:w="5382" w:type="dxa"/>
          </w:tcPr>
          <w:p w14:paraId="00000158" w14:textId="77777777" w:rsidR="00603B99" w:rsidRDefault="00790ABA">
            <w:pPr>
              <w:rPr>
                <w:rFonts w:ascii="Arial" w:eastAsia="Arial" w:hAnsi="Arial" w:cs="Arial"/>
              </w:rPr>
            </w:pPr>
            <w:r>
              <w:rPr>
                <w:rFonts w:ascii="Arial" w:eastAsia="Arial" w:hAnsi="Arial" w:cs="Arial"/>
              </w:rPr>
              <w:t>Total volume</w:t>
            </w:r>
          </w:p>
        </w:tc>
        <w:tc>
          <w:tcPr>
            <w:tcW w:w="2410" w:type="dxa"/>
          </w:tcPr>
          <w:p w14:paraId="00000159" w14:textId="77777777" w:rsidR="00603B99" w:rsidRDefault="00790ABA">
            <w:pPr>
              <w:rPr>
                <w:rFonts w:ascii="Arial" w:eastAsia="Arial" w:hAnsi="Arial" w:cs="Arial"/>
              </w:rPr>
            </w:pPr>
            <w:r>
              <w:rPr>
                <w:rFonts w:ascii="Arial" w:eastAsia="Arial" w:hAnsi="Arial" w:cs="Arial"/>
              </w:rPr>
              <w:t>400</w:t>
            </w:r>
          </w:p>
        </w:tc>
        <w:tc>
          <w:tcPr>
            <w:tcW w:w="2976" w:type="dxa"/>
          </w:tcPr>
          <w:p w14:paraId="0000015A" w14:textId="77777777" w:rsidR="00603B99" w:rsidRDefault="00603B99">
            <w:pPr>
              <w:rPr>
                <w:rFonts w:ascii="Arial" w:eastAsia="Arial" w:hAnsi="Arial" w:cs="Arial"/>
              </w:rPr>
            </w:pPr>
          </w:p>
        </w:tc>
      </w:tr>
    </w:tbl>
    <w:p w14:paraId="0000015B"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Split the premixture into 10 PCR tubes (40 </w:t>
      </w:r>
      <w:proofErr w:type="spellStart"/>
      <w:r>
        <w:rPr>
          <w:color w:val="000000"/>
        </w:rPr>
        <w:t>μL</w:t>
      </w:r>
      <w:proofErr w:type="spellEnd"/>
      <w:r>
        <w:rPr>
          <w:color w:val="000000"/>
        </w:rPr>
        <w:t xml:space="preserve"> per tube).</w:t>
      </w:r>
    </w:p>
    <w:p w14:paraId="0000015C"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Run the PCR reaction as follows:</w:t>
      </w:r>
    </w:p>
    <w:tbl>
      <w:tblPr>
        <w:tblStyle w:val="af9"/>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2051"/>
        <w:gridCol w:w="2262"/>
        <w:gridCol w:w="4136"/>
      </w:tblGrid>
      <w:tr w:rsidR="00603B99" w14:paraId="17FAAB6D" w14:textId="77777777">
        <w:tc>
          <w:tcPr>
            <w:tcW w:w="2319" w:type="dxa"/>
            <w:shd w:val="clear" w:color="auto" w:fill="BFBFBF"/>
          </w:tcPr>
          <w:p w14:paraId="0000015D" w14:textId="77777777" w:rsidR="00603B99" w:rsidRDefault="00790ABA">
            <w:pPr>
              <w:rPr>
                <w:rFonts w:ascii="Arial" w:eastAsia="Arial" w:hAnsi="Arial" w:cs="Arial"/>
              </w:rPr>
            </w:pPr>
            <w:r>
              <w:rPr>
                <w:rFonts w:ascii="Arial" w:eastAsia="Arial" w:hAnsi="Arial" w:cs="Arial"/>
              </w:rPr>
              <w:t>Cycle no.</w:t>
            </w:r>
          </w:p>
        </w:tc>
        <w:tc>
          <w:tcPr>
            <w:tcW w:w="2051" w:type="dxa"/>
            <w:shd w:val="clear" w:color="auto" w:fill="BFBFBF"/>
          </w:tcPr>
          <w:p w14:paraId="0000015E" w14:textId="77777777" w:rsidR="00603B99" w:rsidRDefault="00790ABA">
            <w:pPr>
              <w:rPr>
                <w:rFonts w:ascii="Arial" w:eastAsia="Arial" w:hAnsi="Arial" w:cs="Arial"/>
              </w:rPr>
            </w:pPr>
            <w:r>
              <w:rPr>
                <w:rFonts w:ascii="Arial" w:eastAsia="Arial" w:hAnsi="Arial" w:cs="Arial"/>
              </w:rPr>
              <w:t>Denature</w:t>
            </w:r>
          </w:p>
        </w:tc>
        <w:tc>
          <w:tcPr>
            <w:tcW w:w="2262" w:type="dxa"/>
            <w:shd w:val="clear" w:color="auto" w:fill="BFBFBF"/>
          </w:tcPr>
          <w:p w14:paraId="0000015F" w14:textId="77777777" w:rsidR="00603B99" w:rsidRDefault="00790ABA">
            <w:pPr>
              <w:rPr>
                <w:rFonts w:ascii="Arial" w:eastAsia="Arial" w:hAnsi="Arial" w:cs="Arial"/>
              </w:rPr>
            </w:pPr>
            <w:r>
              <w:rPr>
                <w:rFonts w:ascii="Arial" w:eastAsia="Arial" w:hAnsi="Arial" w:cs="Arial"/>
              </w:rPr>
              <w:t>Anneal</w:t>
            </w:r>
          </w:p>
        </w:tc>
        <w:tc>
          <w:tcPr>
            <w:tcW w:w="4136" w:type="dxa"/>
            <w:shd w:val="clear" w:color="auto" w:fill="BFBFBF"/>
          </w:tcPr>
          <w:p w14:paraId="00000160" w14:textId="77777777" w:rsidR="00603B99" w:rsidRDefault="00790ABA">
            <w:pPr>
              <w:rPr>
                <w:rFonts w:ascii="Arial" w:eastAsia="Arial" w:hAnsi="Arial" w:cs="Arial"/>
              </w:rPr>
            </w:pPr>
            <w:r>
              <w:rPr>
                <w:rFonts w:ascii="Arial" w:eastAsia="Arial" w:hAnsi="Arial" w:cs="Arial"/>
              </w:rPr>
              <w:t>Extend</w:t>
            </w:r>
          </w:p>
        </w:tc>
      </w:tr>
      <w:tr w:rsidR="00603B99" w14:paraId="068F29A7" w14:textId="77777777">
        <w:tc>
          <w:tcPr>
            <w:tcW w:w="2319" w:type="dxa"/>
          </w:tcPr>
          <w:p w14:paraId="00000161" w14:textId="77777777" w:rsidR="00603B99" w:rsidRDefault="00790ABA">
            <w:pPr>
              <w:rPr>
                <w:rFonts w:ascii="Arial" w:eastAsia="Arial" w:hAnsi="Arial" w:cs="Arial"/>
              </w:rPr>
            </w:pPr>
            <w:r>
              <w:rPr>
                <w:rFonts w:ascii="Arial" w:eastAsia="Arial" w:hAnsi="Arial" w:cs="Arial"/>
              </w:rPr>
              <w:t>1</w:t>
            </w:r>
          </w:p>
        </w:tc>
        <w:tc>
          <w:tcPr>
            <w:tcW w:w="2051" w:type="dxa"/>
          </w:tcPr>
          <w:p w14:paraId="00000162" w14:textId="77777777" w:rsidR="00603B99" w:rsidRDefault="00790ABA">
            <w:pPr>
              <w:rPr>
                <w:rFonts w:ascii="Arial" w:eastAsia="Arial" w:hAnsi="Arial" w:cs="Arial"/>
              </w:rPr>
            </w:pPr>
            <w:r>
              <w:rPr>
                <w:rFonts w:ascii="Arial" w:eastAsia="Arial" w:hAnsi="Arial" w:cs="Arial"/>
              </w:rPr>
              <w:t>98°C, 2 min</w:t>
            </w:r>
          </w:p>
        </w:tc>
        <w:tc>
          <w:tcPr>
            <w:tcW w:w="2262" w:type="dxa"/>
          </w:tcPr>
          <w:p w14:paraId="00000163" w14:textId="77777777" w:rsidR="00603B99" w:rsidRDefault="00603B99">
            <w:pPr>
              <w:rPr>
                <w:rFonts w:ascii="Arial" w:eastAsia="Arial" w:hAnsi="Arial" w:cs="Arial"/>
              </w:rPr>
            </w:pPr>
          </w:p>
        </w:tc>
        <w:tc>
          <w:tcPr>
            <w:tcW w:w="4136" w:type="dxa"/>
          </w:tcPr>
          <w:p w14:paraId="00000164" w14:textId="77777777" w:rsidR="00603B99" w:rsidRDefault="00603B99">
            <w:pPr>
              <w:rPr>
                <w:rFonts w:ascii="Arial" w:eastAsia="Arial" w:hAnsi="Arial" w:cs="Arial"/>
              </w:rPr>
            </w:pPr>
          </w:p>
        </w:tc>
      </w:tr>
      <w:tr w:rsidR="00603B99" w14:paraId="3D3D8FDC" w14:textId="77777777">
        <w:tc>
          <w:tcPr>
            <w:tcW w:w="2319" w:type="dxa"/>
          </w:tcPr>
          <w:p w14:paraId="00000165" w14:textId="77777777" w:rsidR="00603B99" w:rsidRDefault="00790ABA">
            <w:pPr>
              <w:rPr>
                <w:rFonts w:ascii="Arial" w:eastAsia="Arial" w:hAnsi="Arial" w:cs="Arial"/>
              </w:rPr>
            </w:pPr>
            <w:r>
              <w:rPr>
                <w:rFonts w:ascii="Arial" w:eastAsia="Arial" w:hAnsi="Arial" w:cs="Arial"/>
              </w:rPr>
              <w:t>2-13 (12 cycles)</w:t>
            </w:r>
          </w:p>
        </w:tc>
        <w:tc>
          <w:tcPr>
            <w:tcW w:w="2051" w:type="dxa"/>
          </w:tcPr>
          <w:p w14:paraId="00000166" w14:textId="77777777" w:rsidR="00603B99" w:rsidRDefault="00790ABA">
            <w:pPr>
              <w:rPr>
                <w:rFonts w:ascii="Arial" w:eastAsia="Arial" w:hAnsi="Arial" w:cs="Arial"/>
              </w:rPr>
            </w:pPr>
            <w:r>
              <w:rPr>
                <w:rFonts w:ascii="Arial" w:eastAsia="Arial" w:hAnsi="Arial" w:cs="Arial"/>
              </w:rPr>
              <w:t>98°C, 15 sec</w:t>
            </w:r>
          </w:p>
        </w:tc>
        <w:tc>
          <w:tcPr>
            <w:tcW w:w="2262" w:type="dxa"/>
          </w:tcPr>
          <w:p w14:paraId="00000167" w14:textId="77777777" w:rsidR="00603B99" w:rsidRDefault="00790ABA">
            <w:pPr>
              <w:rPr>
                <w:rFonts w:ascii="Arial" w:eastAsia="Arial" w:hAnsi="Arial" w:cs="Arial"/>
              </w:rPr>
            </w:pPr>
            <w:r>
              <w:rPr>
                <w:rFonts w:ascii="Arial" w:eastAsia="Arial" w:hAnsi="Arial" w:cs="Arial"/>
              </w:rPr>
              <w:t>60°C, 20 sec</w:t>
            </w:r>
          </w:p>
        </w:tc>
        <w:tc>
          <w:tcPr>
            <w:tcW w:w="4136" w:type="dxa"/>
          </w:tcPr>
          <w:p w14:paraId="00000168" w14:textId="77777777" w:rsidR="00603B99" w:rsidRDefault="00790ABA">
            <w:pPr>
              <w:rPr>
                <w:rFonts w:ascii="Arial" w:eastAsia="Arial" w:hAnsi="Arial" w:cs="Arial"/>
              </w:rPr>
            </w:pPr>
            <w:r>
              <w:rPr>
                <w:rFonts w:ascii="Arial" w:eastAsia="Arial" w:hAnsi="Arial" w:cs="Arial"/>
              </w:rPr>
              <w:t>72°C, 30 sec</w:t>
            </w:r>
          </w:p>
        </w:tc>
      </w:tr>
      <w:tr w:rsidR="00603B99" w14:paraId="7DC4BA7E" w14:textId="77777777">
        <w:tc>
          <w:tcPr>
            <w:tcW w:w="2319" w:type="dxa"/>
          </w:tcPr>
          <w:p w14:paraId="00000169" w14:textId="77777777" w:rsidR="00603B99" w:rsidRDefault="00790ABA">
            <w:pPr>
              <w:rPr>
                <w:rFonts w:ascii="Arial" w:eastAsia="Arial" w:hAnsi="Arial" w:cs="Arial"/>
              </w:rPr>
            </w:pPr>
            <w:r>
              <w:rPr>
                <w:rFonts w:ascii="Arial" w:eastAsia="Arial" w:hAnsi="Arial" w:cs="Arial"/>
              </w:rPr>
              <w:t>14</w:t>
            </w:r>
          </w:p>
        </w:tc>
        <w:tc>
          <w:tcPr>
            <w:tcW w:w="2051" w:type="dxa"/>
          </w:tcPr>
          <w:p w14:paraId="0000016A" w14:textId="77777777" w:rsidR="00603B99" w:rsidRDefault="00603B99">
            <w:pPr>
              <w:rPr>
                <w:rFonts w:ascii="Arial" w:eastAsia="Arial" w:hAnsi="Arial" w:cs="Arial"/>
              </w:rPr>
            </w:pPr>
          </w:p>
        </w:tc>
        <w:tc>
          <w:tcPr>
            <w:tcW w:w="2262" w:type="dxa"/>
          </w:tcPr>
          <w:p w14:paraId="0000016B" w14:textId="77777777" w:rsidR="00603B99" w:rsidRDefault="00603B99">
            <w:pPr>
              <w:rPr>
                <w:rFonts w:ascii="Arial" w:eastAsia="Arial" w:hAnsi="Arial" w:cs="Arial"/>
              </w:rPr>
            </w:pPr>
          </w:p>
        </w:tc>
        <w:tc>
          <w:tcPr>
            <w:tcW w:w="4136" w:type="dxa"/>
          </w:tcPr>
          <w:p w14:paraId="0000016C" w14:textId="77777777" w:rsidR="00603B99" w:rsidRDefault="00790ABA">
            <w:pPr>
              <w:rPr>
                <w:rFonts w:ascii="Arial" w:eastAsia="Arial" w:hAnsi="Arial" w:cs="Arial"/>
              </w:rPr>
            </w:pPr>
            <w:r>
              <w:rPr>
                <w:rFonts w:ascii="Arial" w:eastAsia="Arial" w:hAnsi="Arial" w:cs="Arial"/>
              </w:rPr>
              <w:t>72°C, 5 min</w:t>
            </w:r>
          </w:p>
        </w:tc>
      </w:tr>
    </w:tbl>
    <w:p w14:paraId="0000016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Combine the PCR products into a DNA </w:t>
      </w:r>
      <w:proofErr w:type="spellStart"/>
      <w:r>
        <w:rPr>
          <w:color w:val="000000"/>
        </w:rPr>
        <w:t>LoBind</w:t>
      </w:r>
      <w:proofErr w:type="spellEnd"/>
      <w:r>
        <w:rPr>
          <w:color w:val="000000"/>
        </w:rPr>
        <w:t xml:space="preserve"> tube.</w:t>
      </w:r>
    </w:p>
    <w:p w14:paraId="0000016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lastRenderedPageBreak/>
        <w:t xml:space="preserve">Add 200 </w:t>
      </w:r>
      <w:proofErr w:type="spellStart"/>
      <w:r>
        <w:rPr>
          <w:color w:val="000000"/>
        </w:rPr>
        <w:t>μL</w:t>
      </w:r>
      <w:proofErr w:type="spellEnd"/>
      <w:r>
        <w:rPr>
          <w:color w:val="000000"/>
        </w:rPr>
        <w:t xml:space="preserve"> of 6x gel loading dye (final conc. 2x) and mix the solution by </w:t>
      </w:r>
      <w:proofErr w:type="spellStart"/>
      <w:r>
        <w:rPr>
          <w:color w:val="000000"/>
        </w:rPr>
        <w:t>vortexing</w:t>
      </w:r>
      <w:proofErr w:type="spellEnd"/>
      <w:r>
        <w:rPr>
          <w:color w:val="000000"/>
        </w:rPr>
        <w:t>.</w:t>
      </w:r>
    </w:p>
    <w:p w14:paraId="0000016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Run the sample on two 1.5% agarose gels (30 mL of 5 cm x 6 cm mini gels with 3 cm-width well)</w:t>
      </w:r>
    </w:p>
    <w:p w14:paraId="0000017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Cut the DNA band (419 bp) using a blue light safe imager.</w:t>
      </w:r>
    </w:p>
    <w:p w14:paraId="00000171" w14:textId="77777777" w:rsidR="00603B99" w:rsidRDefault="00790ABA">
      <w:pPr>
        <w:rPr>
          <w:b/>
          <w:color w:val="7030A0"/>
        </w:rPr>
      </w:pPr>
      <w:r>
        <w:rPr>
          <w:b/>
          <w:color w:val="7030A0"/>
        </w:rPr>
        <w:t xml:space="preserve">CRITICAL </w:t>
      </w:r>
      <w:r>
        <w:t>We highly recommend using a blue light safe imager, because the UV transilluminator drastically decreases the recombination efficiency.</w:t>
      </w:r>
    </w:p>
    <w:p w14:paraId="0000017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from the gel slice using </w:t>
      </w:r>
      <w:proofErr w:type="spellStart"/>
      <w:r>
        <w:rPr>
          <w:color w:val="000000"/>
        </w:rPr>
        <w:t>Qiaquick</w:t>
      </w:r>
      <w:proofErr w:type="spellEnd"/>
      <w:r>
        <w:rPr>
          <w:color w:val="000000"/>
        </w:rPr>
        <w:t xml:space="preserve"> Gel Extraction kit according to manufacturer’s protocol.</w:t>
      </w:r>
    </w:p>
    <w:p w14:paraId="00000173"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Elute the DNA in 50 </w:t>
      </w:r>
      <w:proofErr w:type="spellStart"/>
      <w:r>
        <w:rPr>
          <w:color w:val="000000"/>
        </w:rPr>
        <w:t>μL</w:t>
      </w:r>
      <w:proofErr w:type="spellEnd"/>
      <w:r>
        <w:rPr>
          <w:color w:val="000000"/>
        </w:rPr>
        <w:t xml:space="preserve"> EB per column. If multiple columns are used, combine the eluate.</w:t>
      </w:r>
    </w:p>
    <w:p w14:paraId="0000017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using 1.2x volume of </w:t>
      </w:r>
      <w:proofErr w:type="spellStart"/>
      <w:r>
        <w:rPr>
          <w:color w:val="000000"/>
        </w:rPr>
        <w:t>HighPrep</w:t>
      </w:r>
      <w:proofErr w:type="spellEnd"/>
      <w:r>
        <w:rPr>
          <w:color w:val="000000"/>
        </w:rPr>
        <w:t xml:space="preserve"> PCR reagent following steps 6-17.</w:t>
      </w:r>
    </w:p>
    <w:p w14:paraId="0000017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Measure the DNA concentration using a Nanodrop.</w:t>
      </w:r>
    </w:p>
    <w:p w14:paraId="00000176" w14:textId="77777777" w:rsidR="00603B99" w:rsidRDefault="00790ABA">
      <w:pPr>
        <w:rPr>
          <w:b/>
          <w:color w:val="0070C0"/>
        </w:rPr>
      </w:pPr>
      <w:r>
        <w:rPr>
          <w:b/>
          <w:color w:val="0070C0"/>
        </w:rPr>
        <w:t>TROUBLESHOOTING</w:t>
      </w:r>
    </w:p>
    <w:p w14:paraId="00000177" w14:textId="77777777" w:rsidR="00603B99" w:rsidRDefault="00790ABA">
      <w:r>
        <w:rPr>
          <w:b/>
          <w:color w:val="00B050"/>
        </w:rPr>
        <w:t>PAUSE POINT</w:t>
      </w:r>
      <w:r>
        <w:rPr>
          <w:b/>
        </w:rPr>
        <w:t xml:space="preserve"> </w:t>
      </w:r>
      <w:r>
        <w:t>Purified DNA can be stored at -20°C for months.</w:t>
      </w:r>
    </w:p>
    <w:p w14:paraId="00000178" w14:textId="77777777" w:rsidR="00603B99" w:rsidRDefault="00603B99"/>
    <w:p w14:paraId="00000179" w14:textId="77777777" w:rsidR="00603B99" w:rsidRDefault="00790ABA">
      <w:pPr>
        <w:rPr>
          <w:b/>
        </w:rPr>
      </w:pPr>
      <w:r>
        <w:rPr>
          <w:b/>
        </w:rPr>
        <w:t xml:space="preserve">Vector linearization </w:t>
      </w:r>
      <w:r>
        <w:rPr>
          <w:b/>
          <w:color w:val="FF9900"/>
        </w:rPr>
        <w:t>TIMING</w:t>
      </w:r>
      <w:r>
        <w:rPr>
          <w:b/>
        </w:rPr>
        <w:t xml:space="preserve"> 7 h - overnight</w:t>
      </w:r>
    </w:p>
    <w:p w14:paraId="0000017A"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Setup the vector digestion reaction as follows:</w:t>
      </w:r>
    </w:p>
    <w:tbl>
      <w:tblPr>
        <w:tblStyle w:val="afa"/>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2835"/>
        <w:gridCol w:w="3827"/>
      </w:tblGrid>
      <w:tr w:rsidR="00603B99" w14:paraId="7F33703A" w14:textId="77777777">
        <w:tc>
          <w:tcPr>
            <w:tcW w:w="4106" w:type="dxa"/>
            <w:shd w:val="clear" w:color="auto" w:fill="BFBFBF"/>
          </w:tcPr>
          <w:p w14:paraId="0000017B" w14:textId="77777777" w:rsidR="00603B99" w:rsidRDefault="00790ABA">
            <w:pPr>
              <w:rPr>
                <w:rFonts w:ascii="Arial" w:eastAsia="Arial" w:hAnsi="Arial" w:cs="Arial"/>
              </w:rPr>
            </w:pPr>
            <w:r>
              <w:rPr>
                <w:rFonts w:ascii="Arial" w:eastAsia="Arial" w:hAnsi="Arial" w:cs="Arial"/>
              </w:rPr>
              <w:t>Reagent</w:t>
            </w:r>
          </w:p>
        </w:tc>
        <w:tc>
          <w:tcPr>
            <w:tcW w:w="2835" w:type="dxa"/>
            <w:shd w:val="clear" w:color="auto" w:fill="BFBFBF"/>
          </w:tcPr>
          <w:p w14:paraId="0000017C"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3827" w:type="dxa"/>
            <w:shd w:val="clear" w:color="auto" w:fill="BFBFBF"/>
          </w:tcPr>
          <w:p w14:paraId="0000017D" w14:textId="77777777" w:rsidR="00603B99" w:rsidRDefault="00790ABA">
            <w:pPr>
              <w:rPr>
                <w:rFonts w:ascii="Arial" w:eastAsia="Arial" w:hAnsi="Arial" w:cs="Arial"/>
              </w:rPr>
            </w:pPr>
            <w:r>
              <w:rPr>
                <w:rFonts w:ascii="Arial" w:eastAsia="Arial" w:hAnsi="Arial" w:cs="Arial"/>
              </w:rPr>
              <w:t>Final conc.</w:t>
            </w:r>
          </w:p>
        </w:tc>
      </w:tr>
      <w:tr w:rsidR="00603B99" w14:paraId="73655608" w14:textId="77777777">
        <w:tc>
          <w:tcPr>
            <w:tcW w:w="4106" w:type="dxa"/>
          </w:tcPr>
          <w:p w14:paraId="0000017E" w14:textId="77777777" w:rsidR="00603B99" w:rsidRDefault="00790ABA">
            <w:pPr>
              <w:rPr>
                <w:rFonts w:ascii="Arial" w:eastAsia="Arial" w:hAnsi="Arial" w:cs="Arial"/>
              </w:rPr>
            </w:pPr>
            <w:proofErr w:type="spellStart"/>
            <w:r>
              <w:rPr>
                <w:rFonts w:ascii="Arial" w:eastAsia="Arial" w:hAnsi="Arial" w:cs="Arial"/>
              </w:rPr>
              <w:t>pLS-SceI</w:t>
            </w:r>
            <w:proofErr w:type="spellEnd"/>
          </w:p>
        </w:tc>
        <w:tc>
          <w:tcPr>
            <w:tcW w:w="2835" w:type="dxa"/>
          </w:tcPr>
          <w:p w14:paraId="0000017F" w14:textId="77777777" w:rsidR="00603B99" w:rsidRDefault="00790ABA">
            <w:pPr>
              <w:rPr>
                <w:rFonts w:ascii="Arial" w:eastAsia="Arial" w:hAnsi="Arial" w:cs="Arial"/>
              </w:rPr>
            </w:pPr>
            <w:r>
              <w:rPr>
                <w:rFonts w:ascii="Arial" w:eastAsia="Arial" w:hAnsi="Arial" w:cs="Arial"/>
              </w:rPr>
              <w:t xml:space="preserve">Variable (10 </w:t>
            </w:r>
            <w:proofErr w:type="spellStart"/>
            <w:r>
              <w:rPr>
                <w:rFonts w:ascii="Arial" w:eastAsia="Arial" w:hAnsi="Arial" w:cs="Arial"/>
              </w:rPr>
              <w:t>μg</w:t>
            </w:r>
            <w:proofErr w:type="spellEnd"/>
            <w:r>
              <w:rPr>
                <w:rFonts w:ascii="Arial" w:eastAsia="Arial" w:hAnsi="Arial" w:cs="Arial"/>
              </w:rPr>
              <w:t>)</w:t>
            </w:r>
          </w:p>
        </w:tc>
        <w:tc>
          <w:tcPr>
            <w:tcW w:w="3827" w:type="dxa"/>
          </w:tcPr>
          <w:p w14:paraId="00000180" w14:textId="77777777" w:rsidR="00603B99" w:rsidRDefault="00603B99">
            <w:pPr>
              <w:rPr>
                <w:rFonts w:ascii="Arial" w:eastAsia="Arial" w:hAnsi="Arial" w:cs="Arial"/>
              </w:rPr>
            </w:pPr>
          </w:p>
        </w:tc>
      </w:tr>
      <w:tr w:rsidR="00603B99" w14:paraId="11A25F94" w14:textId="77777777">
        <w:tc>
          <w:tcPr>
            <w:tcW w:w="4106" w:type="dxa"/>
          </w:tcPr>
          <w:p w14:paraId="00000181" w14:textId="77777777" w:rsidR="00603B99" w:rsidRDefault="00790ABA">
            <w:pPr>
              <w:rPr>
                <w:rFonts w:ascii="Arial" w:eastAsia="Arial" w:hAnsi="Arial" w:cs="Arial"/>
              </w:rPr>
            </w:pPr>
            <w:r>
              <w:rPr>
                <w:rFonts w:ascii="Arial" w:eastAsia="Arial" w:hAnsi="Arial" w:cs="Arial"/>
              </w:rPr>
              <w:t xml:space="preserve">10x </w:t>
            </w:r>
            <w:proofErr w:type="spellStart"/>
            <w:r>
              <w:rPr>
                <w:rFonts w:ascii="Arial" w:eastAsia="Arial" w:hAnsi="Arial" w:cs="Arial"/>
              </w:rPr>
              <w:t>cutsmart</w:t>
            </w:r>
            <w:proofErr w:type="spellEnd"/>
            <w:r>
              <w:rPr>
                <w:rFonts w:ascii="Arial" w:eastAsia="Arial" w:hAnsi="Arial" w:cs="Arial"/>
              </w:rPr>
              <w:t xml:space="preserve"> buffer (NEB)</w:t>
            </w:r>
          </w:p>
        </w:tc>
        <w:tc>
          <w:tcPr>
            <w:tcW w:w="2835" w:type="dxa"/>
          </w:tcPr>
          <w:p w14:paraId="00000182" w14:textId="77777777" w:rsidR="00603B99" w:rsidRDefault="00790ABA">
            <w:pPr>
              <w:rPr>
                <w:rFonts w:ascii="Arial" w:eastAsia="Arial" w:hAnsi="Arial" w:cs="Arial"/>
              </w:rPr>
            </w:pPr>
            <w:r>
              <w:rPr>
                <w:rFonts w:ascii="Arial" w:eastAsia="Arial" w:hAnsi="Arial" w:cs="Arial"/>
              </w:rPr>
              <w:t>20</w:t>
            </w:r>
          </w:p>
        </w:tc>
        <w:tc>
          <w:tcPr>
            <w:tcW w:w="3827" w:type="dxa"/>
          </w:tcPr>
          <w:p w14:paraId="00000183" w14:textId="77777777" w:rsidR="00603B99" w:rsidRDefault="00790ABA">
            <w:pPr>
              <w:rPr>
                <w:rFonts w:ascii="Arial" w:eastAsia="Arial" w:hAnsi="Arial" w:cs="Arial"/>
              </w:rPr>
            </w:pPr>
            <w:r>
              <w:rPr>
                <w:rFonts w:ascii="Arial" w:eastAsia="Arial" w:hAnsi="Arial" w:cs="Arial"/>
              </w:rPr>
              <w:t>1x</w:t>
            </w:r>
          </w:p>
        </w:tc>
      </w:tr>
      <w:tr w:rsidR="00603B99" w14:paraId="1D396F2F" w14:textId="77777777">
        <w:tc>
          <w:tcPr>
            <w:tcW w:w="4106" w:type="dxa"/>
          </w:tcPr>
          <w:p w14:paraId="00000184" w14:textId="6F872979" w:rsidR="00603B99" w:rsidRDefault="00790ABA">
            <w:pPr>
              <w:rPr>
                <w:rFonts w:ascii="Arial" w:eastAsia="Arial" w:hAnsi="Arial" w:cs="Arial"/>
              </w:rPr>
            </w:pPr>
            <w:proofErr w:type="spellStart"/>
            <w:r>
              <w:rPr>
                <w:rFonts w:ascii="Arial" w:eastAsia="Arial" w:hAnsi="Arial" w:cs="Arial"/>
                <w:i/>
              </w:rPr>
              <w:t>Age</w:t>
            </w:r>
            <w:r>
              <w:rPr>
                <w:rFonts w:ascii="Arial" w:eastAsia="Arial" w:hAnsi="Arial" w:cs="Arial"/>
              </w:rPr>
              <w:t>I</w:t>
            </w:r>
            <w:proofErr w:type="spellEnd"/>
            <w:r>
              <w:rPr>
                <w:rFonts w:ascii="Arial" w:eastAsia="Arial" w:hAnsi="Arial" w:cs="Arial"/>
              </w:rPr>
              <w:t>-HF (20</w:t>
            </w:r>
            <w:r w:rsidR="00A369FF">
              <w:rPr>
                <w:rFonts w:ascii="Arial" w:eastAsia="Arial" w:hAnsi="Arial" w:cs="Arial"/>
              </w:rPr>
              <w:t xml:space="preserve"> </w:t>
            </w:r>
            <w:r>
              <w:rPr>
                <w:rFonts w:ascii="Arial" w:eastAsia="Arial" w:hAnsi="Arial" w:cs="Arial"/>
              </w:rPr>
              <w:t>U/</w:t>
            </w:r>
            <w:proofErr w:type="spellStart"/>
            <w:r>
              <w:rPr>
                <w:rFonts w:ascii="Arial" w:eastAsia="Arial" w:hAnsi="Arial" w:cs="Arial"/>
              </w:rPr>
              <w:t>μL</w:t>
            </w:r>
            <w:proofErr w:type="spellEnd"/>
            <w:r>
              <w:rPr>
                <w:rFonts w:ascii="Arial" w:eastAsia="Arial" w:hAnsi="Arial" w:cs="Arial"/>
              </w:rPr>
              <w:t>)</w:t>
            </w:r>
          </w:p>
        </w:tc>
        <w:tc>
          <w:tcPr>
            <w:tcW w:w="2835" w:type="dxa"/>
          </w:tcPr>
          <w:p w14:paraId="00000185" w14:textId="77777777" w:rsidR="00603B99" w:rsidRDefault="00790ABA">
            <w:pPr>
              <w:rPr>
                <w:rFonts w:ascii="Arial" w:eastAsia="Arial" w:hAnsi="Arial" w:cs="Arial"/>
              </w:rPr>
            </w:pPr>
            <w:r>
              <w:rPr>
                <w:rFonts w:ascii="Arial" w:eastAsia="Arial" w:hAnsi="Arial" w:cs="Arial"/>
              </w:rPr>
              <w:t>5 (100 U)</w:t>
            </w:r>
          </w:p>
        </w:tc>
        <w:tc>
          <w:tcPr>
            <w:tcW w:w="3827" w:type="dxa"/>
          </w:tcPr>
          <w:p w14:paraId="00000186" w14:textId="77777777" w:rsidR="00603B99" w:rsidRDefault="00790ABA">
            <w:pPr>
              <w:rPr>
                <w:rFonts w:ascii="Arial" w:eastAsia="Arial" w:hAnsi="Arial" w:cs="Arial"/>
              </w:rPr>
            </w:pPr>
            <w:r>
              <w:rPr>
                <w:rFonts w:ascii="Arial" w:eastAsia="Arial" w:hAnsi="Arial" w:cs="Arial"/>
              </w:rPr>
              <w:t>0.5 U/</w:t>
            </w:r>
            <w:proofErr w:type="spellStart"/>
            <w:r>
              <w:rPr>
                <w:rFonts w:ascii="Arial" w:eastAsia="Arial" w:hAnsi="Arial" w:cs="Arial"/>
              </w:rPr>
              <w:t>μL</w:t>
            </w:r>
            <w:proofErr w:type="spellEnd"/>
          </w:p>
        </w:tc>
      </w:tr>
      <w:tr w:rsidR="00603B99" w14:paraId="3F6B1D50" w14:textId="77777777">
        <w:tc>
          <w:tcPr>
            <w:tcW w:w="4106" w:type="dxa"/>
          </w:tcPr>
          <w:p w14:paraId="00000187" w14:textId="6B201E4D" w:rsidR="00603B99" w:rsidRDefault="00790ABA">
            <w:pPr>
              <w:rPr>
                <w:rFonts w:ascii="Arial" w:eastAsia="Arial" w:hAnsi="Arial" w:cs="Arial"/>
              </w:rPr>
            </w:pPr>
            <w:proofErr w:type="spellStart"/>
            <w:r>
              <w:rPr>
                <w:rFonts w:ascii="Arial" w:eastAsia="Arial" w:hAnsi="Arial" w:cs="Arial"/>
                <w:i/>
              </w:rPr>
              <w:t>Sbf</w:t>
            </w:r>
            <w:r>
              <w:rPr>
                <w:rFonts w:ascii="Arial" w:eastAsia="Arial" w:hAnsi="Arial" w:cs="Arial"/>
              </w:rPr>
              <w:t>I</w:t>
            </w:r>
            <w:proofErr w:type="spellEnd"/>
            <w:r>
              <w:rPr>
                <w:rFonts w:ascii="Arial" w:eastAsia="Arial" w:hAnsi="Arial" w:cs="Arial"/>
              </w:rPr>
              <w:t>-HF (20</w:t>
            </w:r>
            <w:r w:rsidR="00A369FF">
              <w:rPr>
                <w:rFonts w:ascii="Arial" w:eastAsia="Arial" w:hAnsi="Arial" w:cs="Arial"/>
              </w:rPr>
              <w:t xml:space="preserve"> </w:t>
            </w:r>
            <w:r>
              <w:rPr>
                <w:rFonts w:ascii="Arial" w:eastAsia="Arial" w:hAnsi="Arial" w:cs="Arial"/>
              </w:rPr>
              <w:t>U/</w:t>
            </w:r>
            <w:proofErr w:type="spellStart"/>
            <w:r>
              <w:rPr>
                <w:rFonts w:ascii="Arial" w:eastAsia="Arial" w:hAnsi="Arial" w:cs="Arial"/>
              </w:rPr>
              <w:t>μL</w:t>
            </w:r>
            <w:proofErr w:type="spellEnd"/>
            <w:r>
              <w:rPr>
                <w:rFonts w:ascii="Arial" w:eastAsia="Arial" w:hAnsi="Arial" w:cs="Arial"/>
              </w:rPr>
              <w:t>)</w:t>
            </w:r>
          </w:p>
        </w:tc>
        <w:tc>
          <w:tcPr>
            <w:tcW w:w="2835" w:type="dxa"/>
          </w:tcPr>
          <w:p w14:paraId="00000188" w14:textId="77777777" w:rsidR="00603B99" w:rsidRDefault="00790ABA">
            <w:pPr>
              <w:rPr>
                <w:rFonts w:ascii="Arial" w:eastAsia="Arial" w:hAnsi="Arial" w:cs="Arial"/>
              </w:rPr>
            </w:pPr>
            <w:r>
              <w:rPr>
                <w:rFonts w:ascii="Arial" w:eastAsia="Arial" w:hAnsi="Arial" w:cs="Arial"/>
              </w:rPr>
              <w:t>5 (100 U)</w:t>
            </w:r>
          </w:p>
        </w:tc>
        <w:tc>
          <w:tcPr>
            <w:tcW w:w="3827" w:type="dxa"/>
          </w:tcPr>
          <w:p w14:paraId="00000189" w14:textId="77777777" w:rsidR="00603B99" w:rsidRDefault="00790ABA">
            <w:pPr>
              <w:rPr>
                <w:rFonts w:ascii="Arial" w:eastAsia="Arial" w:hAnsi="Arial" w:cs="Arial"/>
              </w:rPr>
            </w:pPr>
            <w:r>
              <w:rPr>
                <w:rFonts w:ascii="Arial" w:eastAsia="Arial" w:hAnsi="Arial" w:cs="Arial"/>
              </w:rPr>
              <w:t>0.5 U/</w:t>
            </w:r>
            <w:proofErr w:type="spellStart"/>
            <w:r>
              <w:rPr>
                <w:rFonts w:ascii="Arial" w:eastAsia="Arial" w:hAnsi="Arial" w:cs="Arial"/>
              </w:rPr>
              <w:t>μL</w:t>
            </w:r>
            <w:proofErr w:type="spellEnd"/>
          </w:p>
        </w:tc>
      </w:tr>
      <w:tr w:rsidR="00603B99" w14:paraId="0B506B98" w14:textId="77777777">
        <w:tc>
          <w:tcPr>
            <w:tcW w:w="4106" w:type="dxa"/>
          </w:tcPr>
          <w:p w14:paraId="0000018A" w14:textId="77777777" w:rsidR="00603B99" w:rsidRDefault="00790ABA">
            <w:pPr>
              <w:rPr>
                <w:rFonts w:ascii="Arial" w:eastAsia="Arial" w:hAnsi="Arial" w:cs="Arial"/>
              </w:rPr>
            </w:pPr>
            <w:r>
              <w:rPr>
                <w:rFonts w:ascii="Arial" w:eastAsia="Arial" w:hAnsi="Arial" w:cs="Arial"/>
              </w:rPr>
              <w:t>Ultrapure distilled H2O</w:t>
            </w:r>
          </w:p>
        </w:tc>
        <w:tc>
          <w:tcPr>
            <w:tcW w:w="2835" w:type="dxa"/>
          </w:tcPr>
          <w:p w14:paraId="0000018B" w14:textId="77777777" w:rsidR="00603B99" w:rsidRDefault="00790ABA">
            <w:pPr>
              <w:rPr>
                <w:rFonts w:ascii="Arial" w:eastAsia="Arial" w:hAnsi="Arial" w:cs="Arial"/>
              </w:rPr>
            </w:pPr>
            <w:r>
              <w:rPr>
                <w:rFonts w:ascii="Arial" w:eastAsia="Arial" w:hAnsi="Arial" w:cs="Arial"/>
              </w:rPr>
              <w:t xml:space="preserve">Make up to 200 </w:t>
            </w:r>
            <w:proofErr w:type="spellStart"/>
            <w:r>
              <w:rPr>
                <w:rFonts w:ascii="Arial" w:eastAsia="Arial" w:hAnsi="Arial" w:cs="Arial"/>
              </w:rPr>
              <w:t>μL</w:t>
            </w:r>
            <w:proofErr w:type="spellEnd"/>
          </w:p>
        </w:tc>
        <w:tc>
          <w:tcPr>
            <w:tcW w:w="3827" w:type="dxa"/>
          </w:tcPr>
          <w:p w14:paraId="0000018C" w14:textId="77777777" w:rsidR="00603B99" w:rsidRDefault="00603B99">
            <w:pPr>
              <w:rPr>
                <w:rFonts w:ascii="Arial" w:eastAsia="Arial" w:hAnsi="Arial" w:cs="Arial"/>
              </w:rPr>
            </w:pPr>
          </w:p>
        </w:tc>
      </w:tr>
      <w:tr w:rsidR="00603B99" w14:paraId="273C5E6B" w14:textId="77777777">
        <w:tc>
          <w:tcPr>
            <w:tcW w:w="4106" w:type="dxa"/>
          </w:tcPr>
          <w:p w14:paraId="0000018D" w14:textId="77777777" w:rsidR="00603B99" w:rsidRDefault="00790ABA">
            <w:pPr>
              <w:rPr>
                <w:rFonts w:ascii="Arial" w:eastAsia="Arial" w:hAnsi="Arial" w:cs="Arial"/>
              </w:rPr>
            </w:pPr>
            <w:r>
              <w:rPr>
                <w:rFonts w:ascii="Arial" w:eastAsia="Arial" w:hAnsi="Arial" w:cs="Arial"/>
              </w:rPr>
              <w:t>Total volume</w:t>
            </w:r>
          </w:p>
        </w:tc>
        <w:tc>
          <w:tcPr>
            <w:tcW w:w="2835" w:type="dxa"/>
          </w:tcPr>
          <w:p w14:paraId="0000018E" w14:textId="77777777" w:rsidR="00603B99" w:rsidRDefault="00790ABA">
            <w:pPr>
              <w:rPr>
                <w:rFonts w:ascii="Arial" w:eastAsia="Arial" w:hAnsi="Arial" w:cs="Arial"/>
              </w:rPr>
            </w:pPr>
            <w:r>
              <w:rPr>
                <w:rFonts w:ascii="Arial" w:eastAsia="Arial" w:hAnsi="Arial" w:cs="Arial"/>
              </w:rPr>
              <w:t>200</w:t>
            </w:r>
          </w:p>
        </w:tc>
        <w:tc>
          <w:tcPr>
            <w:tcW w:w="3827" w:type="dxa"/>
          </w:tcPr>
          <w:p w14:paraId="0000018F" w14:textId="77777777" w:rsidR="00603B99" w:rsidRDefault="00603B99">
            <w:pPr>
              <w:rPr>
                <w:rFonts w:ascii="Arial" w:eastAsia="Arial" w:hAnsi="Arial" w:cs="Arial"/>
              </w:rPr>
            </w:pPr>
          </w:p>
        </w:tc>
      </w:tr>
    </w:tbl>
    <w:p w14:paraId="0000019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reaction at 37°C for 3 h – overnight.</w:t>
      </w:r>
    </w:p>
    <w:p w14:paraId="00000191" w14:textId="75F15304"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5 </w:t>
      </w:r>
      <w:proofErr w:type="spellStart"/>
      <w:r>
        <w:rPr>
          <w:color w:val="000000"/>
        </w:rPr>
        <w:t>μL</w:t>
      </w:r>
      <w:proofErr w:type="spellEnd"/>
      <w:r>
        <w:rPr>
          <w:color w:val="000000"/>
        </w:rPr>
        <w:t xml:space="preserve"> of </w:t>
      </w:r>
      <w:proofErr w:type="spellStart"/>
      <w:r>
        <w:rPr>
          <w:i/>
          <w:color w:val="000000"/>
        </w:rPr>
        <w:t>Age</w:t>
      </w:r>
      <w:r>
        <w:rPr>
          <w:color w:val="000000"/>
        </w:rPr>
        <w:t>I</w:t>
      </w:r>
      <w:proofErr w:type="spellEnd"/>
      <w:r>
        <w:rPr>
          <w:color w:val="000000"/>
        </w:rPr>
        <w:t>-HF (20 U/</w:t>
      </w:r>
      <w:proofErr w:type="spellStart"/>
      <w:r>
        <w:rPr>
          <w:color w:val="000000"/>
        </w:rPr>
        <w:t>μL</w:t>
      </w:r>
      <w:proofErr w:type="spellEnd"/>
      <w:r>
        <w:rPr>
          <w:color w:val="000000"/>
        </w:rPr>
        <w:t xml:space="preserve">) and 5 </w:t>
      </w:r>
      <w:proofErr w:type="spellStart"/>
      <w:r>
        <w:rPr>
          <w:color w:val="000000"/>
        </w:rPr>
        <w:t>μL</w:t>
      </w:r>
      <w:proofErr w:type="spellEnd"/>
      <w:r>
        <w:rPr>
          <w:color w:val="000000"/>
        </w:rPr>
        <w:t xml:space="preserve"> of </w:t>
      </w:r>
      <w:proofErr w:type="spellStart"/>
      <w:r>
        <w:rPr>
          <w:i/>
          <w:color w:val="000000"/>
        </w:rPr>
        <w:t>Sbf</w:t>
      </w:r>
      <w:r>
        <w:rPr>
          <w:color w:val="000000"/>
        </w:rPr>
        <w:t>I</w:t>
      </w:r>
      <w:proofErr w:type="spellEnd"/>
      <w:r>
        <w:rPr>
          <w:color w:val="000000"/>
        </w:rPr>
        <w:t>-HF (20</w:t>
      </w:r>
      <w:r w:rsidR="00A369FF">
        <w:rPr>
          <w:color w:val="000000"/>
        </w:rPr>
        <w:t xml:space="preserve"> </w:t>
      </w:r>
      <w:r>
        <w:rPr>
          <w:color w:val="000000"/>
        </w:rPr>
        <w:t>U/</w:t>
      </w:r>
      <w:proofErr w:type="spellStart"/>
      <w:r>
        <w:rPr>
          <w:color w:val="000000"/>
        </w:rPr>
        <w:t>μL</w:t>
      </w:r>
      <w:proofErr w:type="spellEnd"/>
      <w:r>
        <w:rPr>
          <w:color w:val="000000"/>
        </w:rPr>
        <w:t>) to the reaction.</w:t>
      </w:r>
    </w:p>
    <w:p w14:paraId="0000019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reaction at 37°C for 3 h – overnight.</w:t>
      </w:r>
    </w:p>
    <w:p w14:paraId="00000193"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Vortex for 30 sec and incubate at 80°C for 20 min.</w:t>
      </w:r>
    </w:p>
    <w:p w14:paraId="0000019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using 0.65x volume (136.5 </w:t>
      </w:r>
      <w:proofErr w:type="spellStart"/>
      <w:r>
        <w:rPr>
          <w:color w:val="000000"/>
        </w:rPr>
        <w:t>μL</w:t>
      </w:r>
      <w:proofErr w:type="spellEnd"/>
      <w:r>
        <w:rPr>
          <w:color w:val="000000"/>
        </w:rPr>
        <w:t xml:space="preserve">) of </w:t>
      </w:r>
      <w:proofErr w:type="spellStart"/>
      <w:r>
        <w:rPr>
          <w:color w:val="000000"/>
        </w:rPr>
        <w:t>HighPrep</w:t>
      </w:r>
      <w:proofErr w:type="spellEnd"/>
      <w:r>
        <w:rPr>
          <w:color w:val="000000"/>
        </w:rPr>
        <w:t xml:space="preserve"> PCR reagent following steps 6-17.</w:t>
      </w:r>
    </w:p>
    <w:p w14:paraId="0000019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Measure the DNA concentration using a Nanodrop.</w:t>
      </w:r>
    </w:p>
    <w:p w14:paraId="00000196"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To check the DNA size and quality, run 100-200 ng of the linearized vector and purified insert DNA (step 29) on a 1% gel along with a 1 kb DNA size marker. Make sure that specific single bands (7.8 kb linearized vector and 419 bp insert DNA) but no other bands appear on the gel.</w:t>
      </w:r>
    </w:p>
    <w:p w14:paraId="00000197" w14:textId="77777777" w:rsidR="00603B99" w:rsidRDefault="00790ABA">
      <w:r>
        <w:rPr>
          <w:b/>
          <w:color w:val="00B050"/>
        </w:rPr>
        <w:t>PAUSE POINT</w:t>
      </w:r>
      <w:r>
        <w:rPr>
          <w:b/>
        </w:rPr>
        <w:t xml:space="preserve"> </w:t>
      </w:r>
      <w:r>
        <w:t>Linearized vector can be stored at -20°C for a year.</w:t>
      </w:r>
    </w:p>
    <w:p w14:paraId="00000198" w14:textId="77777777" w:rsidR="00603B99" w:rsidRDefault="00603B99"/>
    <w:p w14:paraId="00000199" w14:textId="77777777" w:rsidR="00603B99" w:rsidRDefault="00790ABA">
      <w:pPr>
        <w:rPr>
          <w:b/>
        </w:rPr>
      </w:pPr>
      <w:r>
        <w:rPr>
          <w:b/>
        </w:rPr>
        <w:t>Recombination and electroporation</w:t>
      </w:r>
      <w:r>
        <w:rPr>
          <w:b/>
          <w:color w:val="C0504D"/>
        </w:rPr>
        <w:t xml:space="preserve"> </w:t>
      </w:r>
      <w:r>
        <w:rPr>
          <w:b/>
          <w:color w:val="FF9900"/>
        </w:rPr>
        <w:t xml:space="preserve">TIMING </w:t>
      </w:r>
      <w:r>
        <w:rPr>
          <w:b/>
        </w:rPr>
        <w:t>5 h plus two overnights for bacterial plate culture and suspension culture for mini prep</w:t>
      </w:r>
    </w:p>
    <w:p w14:paraId="0000019A"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Setup the recombination reaction as follows.</w:t>
      </w:r>
    </w:p>
    <w:tbl>
      <w:tblPr>
        <w:tblStyle w:val="afb"/>
        <w:tblW w:w="10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0"/>
        <w:gridCol w:w="2460"/>
        <w:gridCol w:w="2835"/>
      </w:tblGrid>
      <w:tr w:rsidR="00603B99" w14:paraId="51FEEB30" w14:textId="77777777">
        <w:tc>
          <w:tcPr>
            <w:tcW w:w="5340" w:type="dxa"/>
            <w:shd w:val="clear" w:color="auto" w:fill="BFBFBF"/>
          </w:tcPr>
          <w:p w14:paraId="0000019B" w14:textId="77777777" w:rsidR="00603B99" w:rsidRDefault="00790ABA">
            <w:pPr>
              <w:rPr>
                <w:rFonts w:ascii="Arial" w:eastAsia="Arial" w:hAnsi="Arial" w:cs="Arial"/>
              </w:rPr>
            </w:pPr>
            <w:r>
              <w:rPr>
                <w:rFonts w:ascii="Arial" w:eastAsia="Arial" w:hAnsi="Arial" w:cs="Arial"/>
              </w:rPr>
              <w:t>Reagent</w:t>
            </w:r>
          </w:p>
        </w:tc>
        <w:tc>
          <w:tcPr>
            <w:tcW w:w="2460" w:type="dxa"/>
            <w:shd w:val="clear" w:color="auto" w:fill="BFBFBF"/>
          </w:tcPr>
          <w:p w14:paraId="0000019C"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2835" w:type="dxa"/>
            <w:shd w:val="clear" w:color="auto" w:fill="BFBFBF"/>
          </w:tcPr>
          <w:p w14:paraId="0000019D" w14:textId="77777777" w:rsidR="00603B99" w:rsidRDefault="00790ABA">
            <w:pPr>
              <w:rPr>
                <w:rFonts w:ascii="Arial" w:eastAsia="Arial" w:hAnsi="Arial" w:cs="Arial"/>
              </w:rPr>
            </w:pPr>
            <w:r>
              <w:rPr>
                <w:rFonts w:ascii="Arial" w:eastAsia="Arial" w:hAnsi="Arial" w:cs="Arial"/>
              </w:rPr>
              <w:t>Final conc.</w:t>
            </w:r>
          </w:p>
        </w:tc>
      </w:tr>
      <w:tr w:rsidR="00603B99" w14:paraId="3B9172BE" w14:textId="77777777">
        <w:tc>
          <w:tcPr>
            <w:tcW w:w="5340" w:type="dxa"/>
          </w:tcPr>
          <w:p w14:paraId="0000019E" w14:textId="77777777" w:rsidR="00603B99" w:rsidRDefault="00790ABA">
            <w:pPr>
              <w:rPr>
                <w:rFonts w:ascii="Arial" w:eastAsia="Arial" w:hAnsi="Arial" w:cs="Arial"/>
              </w:rPr>
            </w:pPr>
            <w:r>
              <w:rPr>
                <w:rFonts w:ascii="Arial" w:eastAsia="Arial" w:hAnsi="Arial" w:cs="Arial"/>
              </w:rPr>
              <w:t xml:space="preserve">Linearized </w:t>
            </w:r>
            <w:proofErr w:type="spellStart"/>
            <w:r>
              <w:rPr>
                <w:rFonts w:ascii="Arial" w:eastAsia="Arial" w:hAnsi="Arial" w:cs="Arial"/>
              </w:rPr>
              <w:t>pLS-SceI</w:t>
            </w:r>
            <w:proofErr w:type="spellEnd"/>
            <w:r>
              <w:rPr>
                <w:rFonts w:ascii="Arial" w:eastAsia="Arial" w:hAnsi="Arial" w:cs="Arial"/>
              </w:rPr>
              <w:t xml:space="preserve"> (step 36)</w:t>
            </w:r>
          </w:p>
        </w:tc>
        <w:tc>
          <w:tcPr>
            <w:tcW w:w="2460" w:type="dxa"/>
          </w:tcPr>
          <w:p w14:paraId="0000019F" w14:textId="77777777" w:rsidR="00603B99" w:rsidRDefault="00790ABA">
            <w:pPr>
              <w:rPr>
                <w:rFonts w:ascii="Arial" w:eastAsia="Arial" w:hAnsi="Arial" w:cs="Arial"/>
              </w:rPr>
            </w:pPr>
            <w:r>
              <w:rPr>
                <w:rFonts w:ascii="Arial" w:eastAsia="Arial" w:hAnsi="Arial" w:cs="Arial"/>
              </w:rPr>
              <w:t xml:space="preserve">Variable (1 </w:t>
            </w:r>
            <w:proofErr w:type="spellStart"/>
            <w:r>
              <w:rPr>
                <w:rFonts w:ascii="Arial" w:eastAsia="Arial" w:hAnsi="Arial" w:cs="Arial"/>
              </w:rPr>
              <w:t>μg</w:t>
            </w:r>
            <w:proofErr w:type="spellEnd"/>
            <w:r>
              <w:rPr>
                <w:rFonts w:ascii="Arial" w:eastAsia="Arial" w:hAnsi="Arial" w:cs="Arial"/>
              </w:rPr>
              <w:t>)</w:t>
            </w:r>
          </w:p>
        </w:tc>
        <w:tc>
          <w:tcPr>
            <w:tcW w:w="2835" w:type="dxa"/>
          </w:tcPr>
          <w:p w14:paraId="000001A0" w14:textId="77777777" w:rsidR="00603B99" w:rsidRDefault="00603B99">
            <w:pPr>
              <w:rPr>
                <w:rFonts w:ascii="Arial" w:eastAsia="Arial" w:hAnsi="Arial" w:cs="Arial"/>
              </w:rPr>
            </w:pPr>
          </w:p>
        </w:tc>
      </w:tr>
      <w:tr w:rsidR="00603B99" w14:paraId="55EBC8DA" w14:textId="77777777">
        <w:tc>
          <w:tcPr>
            <w:tcW w:w="5340" w:type="dxa"/>
          </w:tcPr>
          <w:p w14:paraId="000001A1" w14:textId="77777777" w:rsidR="00603B99" w:rsidRDefault="00790ABA">
            <w:pPr>
              <w:rPr>
                <w:rFonts w:ascii="Arial" w:eastAsia="Arial" w:hAnsi="Arial" w:cs="Arial"/>
              </w:rPr>
            </w:pPr>
            <w:r>
              <w:rPr>
                <w:rFonts w:ascii="Arial" w:eastAsia="Arial" w:hAnsi="Arial" w:cs="Arial"/>
              </w:rPr>
              <w:t>Purified insert DNA (step 29)</w:t>
            </w:r>
          </w:p>
        </w:tc>
        <w:tc>
          <w:tcPr>
            <w:tcW w:w="2460" w:type="dxa"/>
          </w:tcPr>
          <w:p w14:paraId="000001A2" w14:textId="77777777" w:rsidR="00603B99" w:rsidRDefault="00790ABA">
            <w:pPr>
              <w:rPr>
                <w:rFonts w:ascii="Arial" w:eastAsia="Arial" w:hAnsi="Arial" w:cs="Arial"/>
              </w:rPr>
            </w:pPr>
            <w:r>
              <w:rPr>
                <w:rFonts w:ascii="Arial" w:eastAsia="Arial" w:hAnsi="Arial" w:cs="Arial"/>
              </w:rPr>
              <w:t>Variable (250 ng)</w:t>
            </w:r>
          </w:p>
        </w:tc>
        <w:tc>
          <w:tcPr>
            <w:tcW w:w="2835" w:type="dxa"/>
          </w:tcPr>
          <w:p w14:paraId="000001A3" w14:textId="77777777" w:rsidR="00603B99" w:rsidRDefault="00603B99">
            <w:pPr>
              <w:rPr>
                <w:rFonts w:ascii="Arial" w:eastAsia="Arial" w:hAnsi="Arial" w:cs="Arial"/>
              </w:rPr>
            </w:pPr>
          </w:p>
        </w:tc>
      </w:tr>
      <w:tr w:rsidR="00603B99" w14:paraId="51852744" w14:textId="77777777">
        <w:tc>
          <w:tcPr>
            <w:tcW w:w="5340" w:type="dxa"/>
          </w:tcPr>
          <w:p w14:paraId="000001A4" w14:textId="77777777" w:rsidR="00603B99" w:rsidRDefault="00790ABA">
            <w:pPr>
              <w:rPr>
                <w:rFonts w:ascii="Arial" w:eastAsia="Arial" w:hAnsi="Arial" w:cs="Arial"/>
              </w:rPr>
            </w:pPr>
            <w:proofErr w:type="spellStart"/>
            <w:r>
              <w:rPr>
                <w:rFonts w:ascii="Arial" w:eastAsia="Arial" w:hAnsi="Arial" w:cs="Arial"/>
              </w:rPr>
              <w:t>NEBuilder</w:t>
            </w:r>
            <w:proofErr w:type="spellEnd"/>
            <w:r>
              <w:rPr>
                <w:rFonts w:ascii="Arial" w:eastAsia="Arial" w:hAnsi="Arial" w:cs="Arial"/>
              </w:rPr>
              <w:t xml:space="preserve"> HiFi DNA Assembly Master Mix</w:t>
            </w:r>
          </w:p>
        </w:tc>
        <w:tc>
          <w:tcPr>
            <w:tcW w:w="2460" w:type="dxa"/>
          </w:tcPr>
          <w:p w14:paraId="000001A5" w14:textId="77777777" w:rsidR="00603B99" w:rsidRDefault="00790ABA">
            <w:pPr>
              <w:rPr>
                <w:rFonts w:ascii="Arial" w:eastAsia="Arial" w:hAnsi="Arial" w:cs="Arial"/>
              </w:rPr>
            </w:pPr>
            <w:r>
              <w:rPr>
                <w:rFonts w:ascii="Arial" w:eastAsia="Arial" w:hAnsi="Arial" w:cs="Arial"/>
              </w:rPr>
              <w:t>100</w:t>
            </w:r>
          </w:p>
        </w:tc>
        <w:tc>
          <w:tcPr>
            <w:tcW w:w="2835" w:type="dxa"/>
          </w:tcPr>
          <w:p w14:paraId="000001A6" w14:textId="77777777" w:rsidR="00603B99" w:rsidRDefault="00790ABA">
            <w:pPr>
              <w:rPr>
                <w:rFonts w:ascii="Arial" w:eastAsia="Arial" w:hAnsi="Arial" w:cs="Arial"/>
              </w:rPr>
            </w:pPr>
            <w:r>
              <w:rPr>
                <w:rFonts w:ascii="Arial" w:eastAsia="Arial" w:hAnsi="Arial" w:cs="Arial"/>
              </w:rPr>
              <w:t>1x</w:t>
            </w:r>
          </w:p>
        </w:tc>
      </w:tr>
      <w:tr w:rsidR="00603B99" w14:paraId="7C402DE5" w14:textId="77777777">
        <w:tc>
          <w:tcPr>
            <w:tcW w:w="5340" w:type="dxa"/>
          </w:tcPr>
          <w:p w14:paraId="000001A7" w14:textId="77777777" w:rsidR="00603B99" w:rsidRDefault="00790ABA">
            <w:pPr>
              <w:rPr>
                <w:rFonts w:ascii="Arial" w:eastAsia="Arial" w:hAnsi="Arial" w:cs="Arial"/>
              </w:rPr>
            </w:pPr>
            <w:r>
              <w:rPr>
                <w:rFonts w:ascii="Arial" w:eastAsia="Arial" w:hAnsi="Arial" w:cs="Arial"/>
              </w:rPr>
              <w:t>Ultrapure distilled H2O</w:t>
            </w:r>
          </w:p>
        </w:tc>
        <w:tc>
          <w:tcPr>
            <w:tcW w:w="2460" w:type="dxa"/>
          </w:tcPr>
          <w:p w14:paraId="000001A8" w14:textId="77777777" w:rsidR="00603B99" w:rsidRDefault="00790ABA">
            <w:pPr>
              <w:rPr>
                <w:rFonts w:ascii="Arial" w:eastAsia="Arial" w:hAnsi="Arial" w:cs="Arial"/>
              </w:rPr>
            </w:pPr>
            <w:r>
              <w:rPr>
                <w:rFonts w:ascii="Arial" w:eastAsia="Arial" w:hAnsi="Arial" w:cs="Arial"/>
              </w:rPr>
              <w:t xml:space="preserve">Make up to 200 </w:t>
            </w:r>
            <w:proofErr w:type="spellStart"/>
            <w:r>
              <w:rPr>
                <w:rFonts w:ascii="Arial" w:eastAsia="Arial" w:hAnsi="Arial" w:cs="Arial"/>
              </w:rPr>
              <w:t>μL</w:t>
            </w:r>
            <w:proofErr w:type="spellEnd"/>
          </w:p>
        </w:tc>
        <w:tc>
          <w:tcPr>
            <w:tcW w:w="2835" w:type="dxa"/>
          </w:tcPr>
          <w:p w14:paraId="000001A9" w14:textId="77777777" w:rsidR="00603B99" w:rsidRDefault="00603B99">
            <w:pPr>
              <w:rPr>
                <w:rFonts w:ascii="Arial" w:eastAsia="Arial" w:hAnsi="Arial" w:cs="Arial"/>
              </w:rPr>
            </w:pPr>
          </w:p>
        </w:tc>
      </w:tr>
      <w:tr w:rsidR="00603B99" w14:paraId="452DB45C" w14:textId="77777777">
        <w:tc>
          <w:tcPr>
            <w:tcW w:w="5340" w:type="dxa"/>
          </w:tcPr>
          <w:p w14:paraId="000001AA" w14:textId="77777777" w:rsidR="00603B99" w:rsidRDefault="00790ABA">
            <w:pPr>
              <w:rPr>
                <w:rFonts w:ascii="Arial" w:eastAsia="Arial" w:hAnsi="Arial" w:cs="Arial"/>
              </w:rPr>
            </w:pPr>
            <w:r>
              <w:rPr>
                <w:rFonts w:ascii="Arial" w:eastAsia="Arial" w:hAnsi="Arial" w:cs="Arial"/>
              </w:rPr>
              <w:t>Total volume</w:t>
            </w:r>
          </w:p>
        </w:tc>
        <w:tc>
          <w:tcPr>
            <w:tcW w:w="2460" w:type="dxa"/>
          </w:tcPr>
          <w:p w14:paraId="000001AB" w14:textId="77777777" w:rsidR="00603B99" w:rsidRDefault="00790ABA">
            <w:pPr>
              <w:rPr>
                <w:rFonts w:ascii="Arial" w:eastAsia="Arial" w:hAnsi="Arial" w:cs="Arial"/>
              </w:rPr>
            </w:pPr>
            <w:r>
              <w:rPr>
                <w:rFonts w:ascii="Arial" w:eastAsia="Arial" w:hAnsi="Arial" w:cs="Arial"/>
              </w:rPr>
              <w:t>200</w:t>
            </w:r>
          </w:p>
        </w:tc>
        <w:tc>
          <w:tcPr>
            <w:tcW w:w="2835" w:type="dxa"/>
          </w:tcPr>
          <w:p w14:paraId="000001AC" w14:textId="77777777" w:rsidR="00603B99" w:rsidRDefault="00603B99">
            <w:pPr>
              <w:rPr>
                <w:rFonts w:ascii="Arial" w:eastAsia="Arial" w:hAnsi="Arial" w:cs="Arial"/>
              </w:rPr>
            </w:pPr>
          </w:p>
        </w:tc>
      </w:tr>
    </w:tbl>
    <w:p w14:paraId="000001A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Incubate the reaction at 50°C for </w:t>
      </w:r>
      <w:r>
        <w:t>6</w:t>
      </w:r>
      <w:r>
        <w:rPr>
          <w:color w:val="000000"/>
        </w:rPr>
        <w:t>0 min in a heating dry bath.</w:t>
      </w:r>
    </w:p>
    <w:p w14:paraId="000001A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lastRenderedPageBreak/>
        <w:t>Place the tube on ice.</w:t>
      </w:r>
    </w:p>
    <w:p w14:paraId="000001A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using 0.65x volume (136.5 </w:t>
      </w:r>
      <w:proofErr w:type="spellStart"/>
      <w:r>
        <w:rPr>
          <w:color w:val="000000"/>
        </w:rPr>
        <w:t>μL</w:t>
      </w:r>
      <w:proofErr w:type="spellEnd"/>
      <w:r>
        <w:rPr>
          <w:color w:val="000000"/>
        </w:rPr>
        <w:t xml:space="preserve">) of </w:t>
      </w:r>
      <w:proofErr w:type="spellStart"/>
      <w:r>
        <w:rPr>
          <w:color w:val="000000"/>
        </w:rPr>
        <w:t>HighPrep</w:t>
      </w:r>
      <w:proofErr w:type="spellEnd"/>
      <w:r>
        <w:rPr>
          <w:color w:val="000000"/>
        </w:rPr>
        <w:t xml:space="preserve"> PCR reagent following steps 6-17.</w:t>
      </w:r>
    </w:p>
    <w:p w14:paraId="000001B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Setup the digestion reaction to get rid of undigested vectors as follows:</w:t>
      </w:r>
    </w:p>
    <w:tbl>
      <w:tblPr>
        <w:tblStyle w:val="afc"/>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3119"/>
        <w:gridCol w:w="2835"/>
      </w:tblGrid>
      <w:tr w:rsidR="00603B99" w14:paraId="056D052B" w14:textId="77777777">
        <w:tc>
          <w:tcPr>
            <w:tcW w:w="4673" w:type="dxa"/>
            <w:shd w:val="clear" w:color="auto" w:fill="BFBFBF"/>
          </w:tcPr>
          <w:p w14:paraId="000001B1" w14:textId="77777777" w:rsidR="00603B99" w:rsidRDefault="00790ABA">
            <w:pPr>
              <w:rPr>
                <w:rFonts w:ascii="Arial" w:eastAsia="Arial" w:hAnsi="Arial" w:cs="Arial"/>
              </w:rPr>
            </w:pPr>
            <w:r>
              <w:rPr>
                <w:rFonts w:ascii="Arial" w:eastAsia="Arial" w:hAnsi="Arial" w:cs="Arial"/>
              </w:rPr>
              <w:t>Reagent</w:t>
            </w:r>
          </w:p>
        </w:tc>
        <w:tc>
          <w:tcPr>
            <w:tcW w:w="3119" w:type="dxa"/>
            <w:shd w:val="clear" w:color="auto" w:fill="BFBFBF"/>
          </w:tcPr>
          <w:p w14:paraId="000001B2"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2835" w:type="dxa"/>
            <w:shd w:val="clear" w:color="auto" w:fill="BFBFBF"/>
          </w:tcPr>
          <w:p w14:paraId="000001B3" w14:textId="77777777" w:rsidR="00603B99" w:rsidRDefault="00790ABA">
            <w:pPr>
              <w:rPr>
                <w:rFonts w:ascii="Arial" w:eastAsia="Arial" w:hAnsi="Arial" w:cs="Arial"/>
              </w:rPr>
            </w:pPr>
            <w:r>
              <w:rPr>
                <w:rFonts w:ascii="Arial" w:eastAsia="Arial" w:hAnsi="Arial" w:cs="Arial"/>
              </w:rPr>
              <w:t>Final conc.</w:t>
            </w:r>
          </w:p>
        </w:tc>
      </w:tr>
      <w:tr w:rsidR="00603B99" w14:paraId="426BEAA2" w14:textId="77777777">
        <w:tc>
          <w:tcPr>
            <w:tcW w:w="4673" w:type="dxa"/>
          </w:tcPr>
          <w:p w14:paraId="000001B4" w14:textId="77777777" w:rsidR="00603B99" w:rsidRDefault="00790ABA">
            <w:pPr>
              <w:rPr>
                <w:rFonts w:ascii="Arial" w:eastAsia="Arial" w:hAnsi="Arial" w:cs="Arial"/>
              </w:rPr>
            </w:pPr>
            <w:r>
              <w:rPr>
                <w:rFonts w:ascii="Arial" w:eastAsia="Arial" w:hAnsi="Arial" w:cs="Arial"/>
              </w:rPr>
              <w:t>Recombination product</w:t>
            </w:r>
          </w:p>
        </w:tc>
        <w:tc>
          <w:tcPr>
            <w:tcW w:w="3119" w:type="dxa"/>
          </w:tcPr>
          <w:p w14:paraId="000001B5" w14:textId="77777777" w:rsidR="00603B99" w:rsidRDefault="00790ABA">
            <w:pPr>
              <w:rPr>
                <w:rFonts w:ascii="Arial" w:eastAsia="Arial" w:hAnsi="Arial" w:cs="Arial"/>
              </w:rPr>
            </w:pPr>
            <w:r>
              <w:rPr>
                <w:rFonts w:ascii="Arial" w:eastAsia="Arial" w:hAnsi="Arial" w:cs="Arial"/>
              </w:rPr>
              <w:t>44</w:t>
            </w:r>
          </w:p>
        </w:tc>
        <w:tc>
          <w:tcPr>
            <w:tcW w:w="2835" w:type="dxa"/>
          </w:tcPr>
          <w:p w14:paraId="000001B6" w14:textId="77777777" w:rsidR="00603B99" w:rsidRDefault="00603B99">
            <w:pPr>
              <w:rPr>
                <w:rFonts w:ascii="Arial" w:eastAsia="Arial" w:hAnsi="Arial" w:cs="Arial"/>
              </w:rPr>
            </w:pPr>
          </w:p>
        </w:tc>
      </w:tr>
      <w:tr w:rsidR="00603B99" w14:paraId="4115228A" w14:textId="77777777">
        <w:tc>
          <w:tcPr>
            <w:tcW w:w="4673" w:type="dxa"/>
          </w:tcPr>
          <w:p w14:paraId="000001B7" w14:textId="77777777" w:rsidR="00603B99" w:rsidRDefault="00790ABA">
            <w:pPr>
              <w:rPr>
                <w:rFonts w:ascii="Arial" w:eastAsia="Arial" w:hAnsi="Arial" w:cs="Arial"/>
              </w:rPr>
            </w:pPr>
            <w:r>
              <w:rPr>
                <w:rFonts w:ascii="Arial" w:eastAsia="Arial" w:hAnsi="Arial" w:cs="Arial"/>
              </w:rPr>
              <w:t xml:space="preserve">10x </w:t>
            </w:r>
            <w:proofErr w:type="spellStart"/>
            <w:r>
              <w:rPr>
                <w:rFonts w:ascii="Arial" w:eastAsia="Arial" w:hAnsi="Arial" w:cs="Arial"/>
              </w:rPr>
              <w:t>cutsmart</w:t>
            </w:r>
            <w:proofErr w:type="spellEnd"/>
            <w:r>
              <w:rPr>
                <w:rFonts w:ascii="Arial" w:eastAsia="Arial" w:hAnsi="Arial" w:cs="Arial"/>
              </w:rPr>
              <w:t xml:space="preserve"> buffer</w:t>
            </w:r>
          </w:p>
        </w:tc>
        <w:tc>
          <w:tcPr>
            <w:tcW w:w="3119" w:type="dxa"/>
          </w:tcPr>
          <w:p w14:paraId="000001B8" w14:textId="77777777" w:rsidR="00603B99" w:rsidRDefault="00790ABA">
            <w:pPr>
              <w:rPr>
                <w:rFonts w:ascii="Arial" w:eastAsia="Arial" w:hAnsi="Arial" w:cs="Arial"/>
              </w:rPr>
            </w:pPr>
            <w:r>
              <w:rPr>
                <w:rFonts w:ascii="Arial" w:eastAsia="Arial" w:hAnsi="Arial" w:cs="Arial"/>
              </w:rPr>
              <w:t>5</w:t>
            </w:r>
          </w:p>
        </w:tc>
        <w:tc>
          <w:tcPr>
            <w:tcW w:w="2835" w:type="dxa"/>
          </w:tcPr>
          <w:p w14:paraId="000001B9" w14:textId="77777777" w:rsidR="00603B99" w:rsidRDefault="00790ABA">
            <w:pPr>
              <w:rPr>
                <w:rFonts w:ascii="Arial" w:eastAsia="Arial" w:hAnsi="Arial" w:cs="Arial"/>
              </w:rPr>
            </w:pPr>
            <w:r>
              <w:rPr>
                <w:rFonts w:ascii="Arial" w:eastAsia="Arial" w:hAnsi="Arial" w:cs="Arial"/>
              </w:rPr>
              <w:t>1x</w:t>
            </w:r>
          </w:p>
        </w:tc>
      </w:tr>
      <w:tr w:rsidR="00603B99" w14:paraId="62DAF23B" w14:textId="77777777">
        <w:tc>
          <w:tcPr>
            <w:tcW w:w="4673" w:type="dxa"/>
          </w:tcPr>
          <w:p w14:paraId="000001BA" w14:textId="33B88215" w:rsidR="00603B99" w:rsidRDefault="00790ABA">
            <w:pPr>
              <w:rPr>
                <w:rFonts w:ascii="Arial" w:eastAsia="Arial" w:hAnsi="Arial" w:cs="Arial"/>
              </w:rPr>
            </w:pPr>
            <w:r>
              <w:rPr>
                <w:rFonts w:ascii="Arial" w:eastAsia="Arial" w:hAnsi="Arial" w:cs="Arial"/>
              </w:rPr>
              <w:t>I-</w:t>
            </w:r>
            <w:proofErr w:type="spellStart"/>
            <w:r>
              <w:rPr>
                <w:rFonts w:ascii="Arial" w:eastAsia="Arial" w:hAnsi="Arial" w:cs="Arial"/>
                <w:i/>
              </w:rPr>
              <w:t>Sce</w:t>
            </w:r>
            <w:r>
              <w:rPr>
                <w:rFonts w:ascii="Arial" w:eastAsia="Arial" w:hAnsi="Arial" w:cs="Arial"/>
              </w:rPr>
              <w:t>I</w:t>
            </w:r>
            <w:proofErr w:type="spellEnd"/>
            <w:r>
              <w:rPr>
                <w:rFonts w:ascii="Arial" w:eastAsia="Arial" w:hAnsi="Arial" w:cs="Arial"/>
              </w:rPr>
              <w:t xml:space="preserve"> (20</w:t>
            </w:r>
            <w:r w:rsidR="00A369FF">
              <w:rPr>
                <w:rFonts w:ascii="Arial" w:eastAsia="Arial" w:hAnsi="Arial" w:cs="Arial"/>
              </w:rPr>
              <w:t xml:space="preserve"> </w:t>
            </w:r>
            <w:r>
              <w:rPr>
                <w:rFonts w:ascii="Arial" w:eastAsia="Arial" w:hAnsi="Arial" w:cs="Arial"/>
              </w:rPr>
              <w:t>U/</w:t>
            </w:r>
            <w:proofErr w:type="spellStart"/>
            <w:r>
              <w:rPr>
                <w:rFonts w:ascii="Arial" w:eastAsia="Arial" w:hAnsi="Arial" w:cs="Arial"/>
              </w:rPr>
              <w:t>μL</w:t>
            </w:r>
            <w:proofErr w:type="spellEnd"/>
            <w:r>
              <w:rPr>
                <w:rFonts w:ascii="Arial" w:eastAsia="Arial" w:hAnsi="Arial" w:cs="Arial"/>
              </w:rPr>
              <w:t>)</w:t>
            </w:r>
          </w:p>
        </w:tc>
        <w:tc>
          <w:tcPr>
            <w:tcW w:w="3119" w:type="dxa"/>
          </w:tcPr>
          <w:p w14:paraId="000001BB" w14:textId="2A4B7041" w:rsidR="00603B99" w:rsidRDefault="00790ABA">
            <w:pPr>
              <w:rPr>
                <w:rFonts w:ascii="Arial" w:eastAsia="Arial" w:hAnsi="Arial" w:cs="Arial"/>
              </w:rPr>
            </w:pPr>
            <w:r>
              <w:rPr>
                <w:rFonts w:ascii="Arial" w:eastAsia="Arial" w:hAnsi="Arial" w:cs="Arial"/>
              </w:rPr>
              <w:t>1</w:t>
            </w:r>
            <w:r w:rsidR="00A369FF">
              <w:rPr>
                <w:rFonts w:ascii="Arial" w:eastAsia="Arial" w:hAnsi="Arial" w:cs="Arial"/>
              </w:rPr>
              <w:t xml:space="preserve"> (20 U)</w:t>
            </w:r>
          </w:p>
        </w:tc>
        <w:tc>
          <w:tcPr>
            <w:tcW w:w="2835" w:type="dxa"/>
          </w:tcPr>
          <w:p w14:paraId="000001BC" w14:textId="77777777" w:rsidR="00603B99" w:rsidRDefault="00790ABA">
            <w:pPr>
              <w:rPr>
                <w:rFonts w:ascii="Arial" w:eastAsia="Arial" w:hAnsi="Arial" w:cs="Arial"/>
              </w:rPr>
            </w:pPr>
            <w:r>
              <w:rPr>
                <w:rFonts w:ascii="Arial" w:eastAsia="Arial" w:hAnsi="Arial" w:cs="Arial"/>
              </w:rPr>
              <w:t>0.4 U/</w:t>
            </w:r>
            <w:proofErr w:type="spellStart"/>
            <w:r>
              <w:rPr>
                <w:rFonts w:ascii="Arial" w:eastAsia="Arial" w:hAnsi="Arial" w:cs="Arial"/>
              </w:rPr>
              <w:t>μL</w:t>
            </w:r>
            <w:proofErr w:type="spellEnd"/>
          </w:p>
        </w:tc>
      </w:tr>
      <w:tr w:rsidR="00603B99" w14:paraId="048BA312" w14:textId="77777777">
        <w:tc>
          <w:tcPr>
            <w:tcW w:w="4673" w:type="dxa"/>
          </w:tcPr>
          <w:p w14:paraId="000001BD" w14:textId="77777777" w:rsidR="00603B99" w:rsidRDefault="00790ABA">
            <w:pPr>
              <w:rPr>
                <w:rFonts w:ascii="Arial" w:eastAsia="Arial" w:hAnsi="Arial" w:cs="Arial"/>
              </w:rPr>
            </w:pPr>
            <w:r>
              <w:rPr>
                <w:rFonts w:ascii="Arial" w:eastAsia="Arial" w:hAnsi="Arial" w:cs="Arial"/>
              </w:rPr>
              <w:t>Total volume</w:t>
            </w:r>
          </w:p>
        </w:tc>
        <w:tc>
          <w:tcPr>
            <w:tcW w:w="3119" w:type="dxa"/>
          </w:tcPr>
          <w:p w14:paraId="000001BE" w14:textId="77777777" w:rsidR="00603B99" w:rsidRDefault="00790ABA">
            <w:pPr>
              <w:rPr>
                <w:rFonts w:ascii="Arial" w:eastAsia="Arial" w:hAnsi="Arial" w:cs="Arial"/>
              </w:rPr>
            </w:pPr>
            <w:r>
              <w:rPr>
                <w:rFonts w:ascii="Arial" w:eastAsia="Arial" w:hAnsi="Arial" w:cs="Arial"/>
              </w:rPr>
              <w:t>50</w:t>
            </w:r>
          </w:p>
        </w:tc>
        <w:tc>
          <w:tcPr>
            <w:tcW w:w="2835" w:type="dxa"/>
          </w:tcPr>
          <w:p w14:paraId="000001BF" w14:textId="77777777" w:rsidR="00603B99" w:rsidRDefault="00603B99">
            <w:pPr>
              <w:rPr>
                <w:rFonts w:ascii="Arial" w:eastAsia="Arial" w:hAnsi="Arial" w:cs="Arial"/>
              </w:rPr>
            </w:pPr>
          </w:p>
        </w:tc>
      </w:tr>
    </w:tbl>
    <w:p w14:paraId="000001C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reaction at 37°C for 1 h.</w:t>
      </w:r>
    </w:p>
    <w:p w14:paraId="000001C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using 1.8x volume (90 </w:t>
      </w:r>
      <w:proofErr w:type="spellStart"/>
      <w:r>
        <w:rPr>
          <w:color w:val="000000"/>
        </w:rPr>
        <w:t>μL</w:t>
      </w:r>
      <w:proofErr w:type="spellEnd"/>
      <w:r>
        <w:rPr>
          <w:color w:val="000000"/>
        </w:rPr>
        <w:t xml:space="preserve">) of </w:t>
      </w:r>
      <w:proofErr w:type="spellStart"/>
      <w:r>
        <w:rPr>
          <w:color w:val="000000"/>
        </w:rPr>
        <w:t>HighPrep</w:t>
      </w:r>
      <w:proofErr w:type="spellEnd"/>
      <w:r>
        <w:rPr>
          <w:color w:val="000000"/>
        </w:rPr>
        <w:t xml:space="preserve"> PCR reagent following steps 6-14.</w:t>
      </w:r>
    </w:p>
    <w:p w14:paraId="000001C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To elute the DNA, add 20 </w:t>
      </w:r>
      <w:proofErr w:type="spellStart"/>
      <w:r>
        <w:rPr>
          <w:color w:val="000000"/>
        </w:rPr>
        <w:t>μL</w:t>
      </w:r>
      <w:proofErr w:type="spellEnd"/>
      <w:r>
        <w:rPr>
          <w:color w:val="000000"/>
        </w:rPr>
        <w:t xml:space="preserve"> of EB to the beads and mix by pipetting and </w:t>
      </w:r>
      <w:proofErr w:type="spellStart"/>
      <w:r>
        <w:rPr>
          <w:color w:val="000000"/>
        </w:rPr>
        <w:t>vortexing</w:t>
      </w:r>
      <w:proofErr w:type="spellEnd"/>
      <w:r>
        <w:rPr>
          <w:color w:val="000000"/>
        </w:rPr>
        <w:t>.</w:t>
      </w:r>
    </w:p>
    <w:p w14:paraId="000001C3"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Place the tube on the magnet device for 1-2 min and transfer 18 </w:t>
      </w:r>
      <w:proofErr w:type="spellStart"/>
      <w:r>
        <w:rPr>
          <w:color w:val="000000"/>
        </w:rPr>
        <w:t>μL</w:t>
      </w:r>
      <w:proofErr w:type="spellEnd"/>
      <w:r>
        <w:rPr>
          <w:color w:val="000000"/>
        </w:rPr>
        <w:t xml:space="preserve"> of the eluate to a DNA </w:t>
      </w:r>
      <w:proofErr w:type="spellStart"/>
      <w:r>
        <w:rPr>
          <w:color w:val="000000"/>
        </w:rPr>
        <w:t>LoBind</w:t>
      </w:r>
      <w:proofErr w:type="spellEnd"/>
      <w:r>
        <w:rPr>
          <w:color w:val="000000"/>
        </w:rPr>
        <w:t xml:space="preserve"> tube.</w:t>
      </w:r>
    </w:p>
    <w:p w14:paraId="000001C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Measure the DNA concentration using a Nanodrop. Make sure the DNA concentration is higher than 25 ng/</w:t>
      </w:r>
      <w:proofErr w:type="spellStart"/>
      <w:r>
        <w:rPr>
          <w:color w:val="000000"/>
        </w:rPr>
        <w:t>μL</w:t>
      </w:r>
      <w:proofErr w:type="spellEnd"/>
      <w:r>
        <w:rPr>
          <w:color w:val="000000"/>
        </w:rPr>
        <w:t xml:space="preserve">, so as not to add more than 4 </w:t>
      </w:r>
      <w:proofErr w:type="spellStart"/>
      <w:r>
        <w:rPr>
          <w:color w:val="000000"/>
        </w:rPr>
        <w:t>μL</w:t>
      </w:r>
      <w:proofErr w:type="spellEnd"/>
      <w:r>
        <w:rPr>
          <w:color w:val="000000"/>
        </w:rPr>
        <w:t xml:space="preserve"> to 100 </w:t>
      </w:r>
      <w:proofErr w:type="spellStart"/>
      <w:r>
        <w:rPr>
          <w:color w:val="000000"/>
        </w:rPr>
        <w:t>μL</w:t>
      </w:r>
      <w:proofErr w:type="spellEnd"/>
      <w:r>
        <w:rPr>
          <w:color w:val="000000"/>
        </w:rPr>
        <w:t xml:space="preserve"> competent cells.</w:t>
      </w:r>
    </w:p>
    <w:p w14:paraId="000001C5" w14:textId="77777777" w:rsidR="00603B99" w:rsidRDefault="00790ABA">
      <w:r>
        <w:rPr>
          <w:b/>
          <w:color w:val="00B050"/>
        </w:rPr>
        <w:t>PAUSE POINT</w:t>
      </w:r>
      <w:r>
        <w:rPr>
          <w:b/>
        </w:rPr>
        <w:t xml:space="preserve"> </w:t>
      </w:r>
      <w:r>
        <w:t>The recombinant product can be stored at -20°C for at least a month.</w:t>
      </w:r>
    </w:p>
    <w:p w14:paraId="000001C6"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Prewarm 4-5 mL of NEB 10-beta/Stable Outgrowth Medium reagent at 37°C for at least 30 min.</w:t>
      </w:r>
    </w:p>
    <w:p w14:paraId="000001C7"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Thaw NEB 10 beta electrocompetent cells on ice. We usually use 100 </w:t>
      </w:r>
      <w:proofErr w:type="spellStart"/>
      <w:r>
        <w:rPr>
          <w:color w:val="000000"/>
        </w:rPr>
        <w:t>μL</w:t>
      </w:r>
      <w:proofErr w:type="spellEnd"/>
      <w:r>
        <w:rPr>
          <w:color w:val="000000"/>
        </w:rPr>
        <w:t xml:space="preserve"> (1 tube) of the competent cells for low complexity libraries (less than 2 million) and 400 </w:t>
      </w:r>
      <w:proofErr w:type="spellStart"/>
      <w:r>
        <w:rPr>
          <w:color w:val="000000"/>
        </w:rPr>
        <w:t>μL</w:t>
      </w:r>
      <w:proofErr w:type="spellEnd"/>
      <w:r>
        <w:rPr>
          <w:color w:val="000000"/>
        </w:rPr>
        <w:t xml:space="preserve"> (4 tubes) for high complexity libraries (</w:t>
      </w:r>
      <w:r>
        <w:t>8-12</w:t>
      </w:r>
      <w:r>
        <w:rPr>
          <w:color w:val="000000"/>
        </w:rPr>
        <w:t xml:space="preserve"> million).</w:t>
      </w:r>
    </w:p>
    <w:p w14:paraId="000001C8" w14:textId="77777777" w:rsidR="00603B99" w:rsidRDefault="00790ABA">
      <w:pPr>
        <w:rPr>
          <w:b/>
          <w:color w:val="7030A0"/>
        </w:rPr>
      </w:pPr>
      <w:r>
        <w:rPr>
          <w:b/>
          <w:color w:val="7030A0"/>
        </w:rPr>
        <w:t xml:space="preserve">CRITICAL </w:t>
      </w:r>
      <w:r>
        <w:t>Competent cells and cuvettes should be kept on ice during the following procedure.</w:t>
      </w:r>
    </w:p>
    <w:p w14:paraId="000001C9"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100 ng of the recombination product per 100 </w:t>
      </w:r>
      <w:proofErr w:type="spellStart"/>
      <w:r>
        <w:rPr>
          <w:color w:val="000000"/>
        </w:rPr>
        <w:t>μL</w:t>
      </w:r>
      <w:proofErr w:type="spellEnd"/>
      <w:r>
        <w:rPr>
          <w:color w:val="000000"/>
        </w:rPr>
        <w:t xml:space="preserve"> competent cells. The volume of DNA should be less than 4 </w:t>
      </w:r>
      <w:proofErr w:type="spellStart"/>
      <w:r>
        <w:rPr>
          <w:color w:val="000000"/>
        </w:rPr>
        <w:t>μL</w:t>
      </w:r>
      <w:proofErr w:type="spellEnd"/>
      <w:r>
        <w:rPr>
          <w:color w:val="000000"/>
        </w:rPr>
        <w:t xml:space="preserve"> per 100 </w:t>
      </w:r>
      <w:proofErr w:type="spellStart"/>
      <w:r>
        <w:rPr>
          <w:color w:val="000000"/>
        </w:rPr>
        <w:t>μL</w:t>
      </w:r>
      <w:proofErr w:type="spellEnd"/>
      <w:r>
        <w:rPr>
          <w:color w:val="000000"/>
        </w:rPr>
        <w:t xml:space="preserve"> competent cells.</w:t>
      </w:r>
    </w:p>
    <w:p w14:paraId="000001CA"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Gently transfer 50 </w:t>
      </w:r>
      <w:proofErr w:type="spellStart"/>
      <w:r>
        <w:rPr>
          <w:color w:val="000000"/>
        </w:rPr>
        <w:t>μL</w:t>
      </w:r>
      <w:proofErr w:type="spellEnd"/>
      <w:r>
        <w:rPr>
          <w:color w:val="000000"/>
        </w:rPr>
        <w:t xml:space="preserve"> of the competent cells into a 1mm-gap cuvette without creating bubbles. Two cuvettes are prepared for 100 </w:t>
      </w:r>
      <w:proofErr w:type="spellStart"/>
      <w:r>
        <w:rPr>
          <w:color w:val="000000"/>
        </w:rPr>
        <w:t>μL</w:t>
      </w:r>
      <w:proofErr w:type="spellEnd"/>
      <w:r>
        <w:rPr>
          <w:color w:val="000000"/>
        </w:rPr>
        <w:t xml:space="preserve"> competent cells.</w:t>
      </w:r>
    </w:p>
    <w:p w14:paraId="000001CB"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Gently tap the cuvettes on the counter to move the cells to the bottom.</w:t>
      </w:r>
    </w:p>
    <w:p w14:paraId="000001CC"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Place the cuvettes in a Gemini X2 electroporator and shock the cells with the following settings:</w:t>
      </w:r>
    </w:p>
    <w:p w14:paraId="000001CD" w14:textId="77777777" w:rsidR="00603B99" w:rsidRDefault="00790ABA">
      <w:pPr>
        <w:pBdr>
          <w:top w:val="nil"/>
          <w:left w:val="nil"/>
          <w:bottom w:val="nil"/>
          <w:right w:val="nil"/>
          <w:between w:val="nil"/>
        </w:pBdr>
        <w:ind w:left="360"/>
        <w:rPr>
          <w:color w:val="000000"/>
        </w:rPr>
      </w:pPr>
      <w:r>
        <w:rPr>
          <w:color w:val="000000"/>
        </w:rPr>
        <w:t xml:space="preserve">Voltage, 2.0 kV; Resistance, 200 ohm; Capacitance, 25 </w:t>
      </w:r>
      <w:proofErr w:type="spellStart"/>
      <w:r>
        <w:rPr>
          <w:color w:val="000000"/>
        </w:rPr>
        <w:t>uF</w:t>
      </w:r>
      <w:proofErr w:type="spellEnd"/>
      <w:r>
        <w:rPr>
          <w:color w:val="000000"/>
        </w:rPr>
        <w:t>, # of pulses, 1; Gap width, 1 mm.</w:t>
      </w:r>
    </w:p>
    <w:p w14:paraId="000001C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Immediately add 450 </w:t>
      </w:r>
      <w:proofErr w:type="spellStart"/>
      <w:r>
        <w:rPr>
          <w:color w:val="000000"/>
        </w:rPr>
        <w:t>μL</w:t>
      </w:r>
      <w:proofErr w:type="spellEnd"/>
      <w:r>
        <w:rPr>
          <w:color w:val="000000"/>
        </w:rPr>
        <w:t xml:space="preserve"> of prewarmed NEB 10-beta/Stable Outgrowth Medium into the cuvettes, thoroughly mix by pipetting up and down, and transfer into a 14 mL conical tube.</w:t>
      </w:r>
    </w:p>
    <w:p w14:paraId="000001C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Repeat the electroporation for all cuvettes, combining the electroporated bacteria into the single tube (total 1 mL culture per 100 </w:t>
      </w:r>
      <w:proofErr w:type="spellStart"/>
      <w:r>
        <w:rPr>
          <w:color w:val="000000"/>
        </w:rPr>
        <w:t>μL</w:t>
      </w:r>
      <w:proofErr w:type="spellEnd"/>
      <w:r>
        <w:rPr>
          <w:color w:val="000000"/>
        </w:rPr>
        <w:t xml:space="preserve"> competent cells).</w:t>
      </w:r>
    </w:p>
    <w:p w14:paraId="000001D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fresh Outgrowth Medium and scale up to 4 mL in total. If 400 </w:t>
      </w:r>
      <w:proofErr w:type="spellStart"/>
      <w:r>
        <w:rPr>
          <w:color w:val="000000"/>
        </w:rPr>
        <w:t>μL</w:t>
      </w:r>
      <w:proofErr w:type="spellEnd"/>
      <w:r>
        <w:rPr>
          <w:color w:val="000000"/>
        </w:rPr>
        <w:t xml:space="preserve"> competent cells were used, no need to add.</w:t>
      </w:r>
    </w:p>
    <w:p w14:paraId="000001D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Incubate the cells at 37°C for 1 h with agitation. Prewarm ten 15 cm LB agar plates in 37°C. </w:t>
      </w:r>
    </w:p>
    <w:p w14:paraId="000001D2" w14:textId="77777777" w:rsidR="00603B99" w:rsidRDefault="00790ABA">
      <w:r>
        <w:rPr>
          <w:b/>
          <w:color w:val="7030A0"/>
        </w:rPr>
        <w:t xml:space="preserve">CRITICAL </w:t>
      </w:r>
      <w:r>
        <w:t>We recommend using 15 cm plates rather than larger plates, because these enable fine-tuning of the colony numbers collected.</w:t>
      </w:r>
    </w:p>
    <w:p w14:paraId="000001D3" w14:textId="5D6BD9A0" w:rsidR="00603B99" w:rsidRDefault="00790ABA">
      <w:pPr>
        <w:widowControl w:val="0"/>
        <w:numPr>
          <w:ilvl w:val="0"/>
          <w:numId w:val="2"/>
        </w:numPr>
        <w:pBdr>
          <w:top w:val="nil"/>
          <w:left w:val="nil"/>
          <w:bottom w:val="nil"/>
          <w:right w:val="nil"/>
          <w:between w:val="nil"/>
        </w:pBdr>
        <w:jc w:val="both"/>
        <w:rPr>
          <w:b/>
          <w:color w:val="7030A0"/>
        </w:rPr>
      </w:pPr>
      <w:r>
        <w:rPr>
          <w:color w:val="000000"/>
        </w:rPr>
        <w:t xml:space="preserve">Plate the bacteria onto nine of the 15 cm LB agar plates (400 </w:t>
      </w:r>
      <w:proofErr w:type="spellStart"/>
      <w:r>
        <w:rPr>
          <w:color w:val="000000"/>
        </w:rPr>
        <w:t>μL</w:t>
      </w:r>
      <w:proofErr w:type="spellEnd"/>
      <w:r w:rsidR="00034138">
        <w:rPr>
          <w:color w:val="000000"/>
        </w:rPr>
        <w:t>/</w:t>
      </w:r>
      <w:r>
        <w:rPr>
          <w:color w:val="000000"/>
        </w:rPr>
        <w:t xml:space="preserve">plate), along with 100 </w:t>
      </w:r>
      <w:proofErr w:type="spellStart"/>
      <w:r>
        <w:rPr>
          <w:color w:val="000000"/>
        </w:rPr>
        <w:t>μL</w:t>
      </w:r>
      <w:proofErr w:type="spellEnd"/>
      <w:r w:rsidR="00034138">
        <w:rPr>
          <w:color w:val="000000"/>
        </w:rPr>
        <w:t>/plate</w:t>
      </w:r>
      <w:r>
        <w:rPr>
          <w:color w:val="000000"/>
        </w:rPr>
        <w:t xml:space="preserve"> of 100 mg/mL Carbenicillin.</w:t>
      </w:r>
      <w:r>
        <w:rPr>
          <w:b/>
          <w:color w:val="7030A0"/>
        </w:rPr>
        <w:t xml:space="preserve"> </w:t>
      </w:r>
      <w:r>
        <w:rPr>
          <w:color w:val="000000"/>
        </w:rPr>
        <w:t>Higher amount of Carbenicillin than general is added because the dense culture condition increases the risk of non-transformed bacteria growth.</w:t>
      </w:r>
    </w:p>
    <w:p w14:paraId="000001D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Dilute 2 </w:t>
      </w:r>
      <w:proofErr w:type="spellStart"/>
      <w:r>
        <w:rPr>
          <w:color w:val="000000"/>
        </w:rPr>
        <w:t>μL</w:t>
      </w:r>
      <w:proofErr w:type="spellEnd"/>
      <w:r>
        <w:rPr>
          <w:color w:val="000000"/>
        </w:rPr>
        <w:t xml:space="preserve"> of the bacteria in 400 </w:t>
      </w:r>
      <w:proofErr w:type="spellStart"/>
      <w:r>
        <w:rPr>
          <w:color w:val="000000"/>
        </w:rPr>
        <w:t>μL</w:t>
      </w:r>
      <w:proofErr w:type="spellEnd"/>
      <w:r>
        <w:rPr>
          <w:color w:val="000000"/>
        </w:rPr>
        <w:t xml:space="preserve"> of fresh LB medium in a 1.5 mL tube and plate the entire diluted bacteria (402 </w:t>
      </w:r>
      <w:proofErr w:type="spellStart"/>
      <w:r>
        <w:rPr>
          <w:color w:val="000000"/>
        </w:rPr>
        <w:t>μL</w:t>
      </w:r>
      <w:proofErr w:type="spellEnd"/>
      <w:r>
        <w:rPr>
          <w:color w:val="000000"/>
        </w:rPr>
        <w:t xml:space="preserve">) in a 15 cm LB agar plate along with 20 </w:t>
      </w:r>
      <w:proofErr w:type="spellStart"/>
      <w:r>
        <w:rPr>
          <w:color w:val="000000"/>
        </w:rPr>
        <w:t>μL</w:t>
      </w:r>
      <w:proofErr w:type="spellEnd"/>
      <w:r>
        <w:rPr>
          <w:color w:val="000000"/>
        </w:rPr>
        <w:t xml:space="preserve"> of 100 mg/mL Carbenicillin. This plate will be used for colony counting and plasmid mini prep.</w:t>
      </w:r>
    </w:p>
    <w:p w14:paraId="000001D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plates at 37°C overnight.</w:t>
      </w:r>
    </w:p>
    <w:p w14:paraId="000001D6" w14:textId="0D88B136"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To check the plasmid sequence of individual colonies, pick 16 colonies from the 2 </w:t>
      </w:r>
      <w:proofErr w:type="spellStart"/>
      <w:r>
        <w:rPr>
          <w:color w:val="000000"/>
        </w:rPr>
        <w:t>μL</w:t>
      </w:r>
      <w:proofErr w:type="spellEnd"/>
      <w:r>
        <w:rPr>
          <w:color w:val="000000"/>
        </w:rPr>
        <w:t xml:space="preserve">-bacteria plate, purify the plasmids using </w:t>
      </w:r>
      <w:proofErr w:type="spellStart"/>
      <w:r>
        <w:rPr>
          <w:color w:val="000000"/>
        </w:rPr>
        <w:t>QIAprep</w:t>
      </w:r>
      <w:proofErr w:type="spellEnd"/>
      <w:r>
        <w:rPr>
          <w:color w:val="000000"/>
        </w:rPr>
        <w:t xml:space="preserve"> spin miniprep kit, and send them for Sanger sequencing using n40.dn.F and </w:t>
      </w:r>
      <w:proofErr w:type="spellStart"/>
      <w:r>
        <w:rPr>
          <w:color w:val="000000"/>
        </w:rPr>
        <w:t>EGFP.up.R</w:t>
      </w:r>
      <w:proofErr w:type="spellEnd"/>
      <w:r>
        <w:rPr>
          <w:color w:val="000000"/>
        </w:rPr>
        <w:t xml:space="preserve"> primers (</w:t>
      </w:r>
      <w:r>
        <w:rPr>
          <w:b/>
          <w:color w:val="000000"/>
        </w:rPr>
        <w:t xml:space="preserve">Supplementary Table </w:t>
      </w:r>
      <w:r w:rsidR="00034138">
        <w:rPr>
          <w:b/>
          <w:color w:val="000000"/>
        </w:rPr>
        <w:t>3</w:t>
      </w:r>
      <w:r>
        <w:rPr>
          <w:color w:val="000000"/>
        </w:rPr>
        <w:t>). Confirm the sequence structure is corresponding to the design (</w:t>
      </w:r>
      <w:r>
        <w:rPr>
          <w:b/>
          <w:color w:val="000000"/>
        </w:rPr>
        <w:t>Fig. 1e, Supplementary Fig. 1c</w:t>
      </w:r>
      <w:r>
        <w:rPr>
          <w:color w:val="000000"/>
        </w:rPr>
        <w:t>).</w:t>
      </w:r>
    </w:p>
    <w:p w14:paraId="000001D7" w14:textId="77777777" w:rsidR="00603B99" w:rsidRDefault="00790ABA">
      <w:pPr>
        <w:rPr>
          <w:b/>
          <w:color w:val="0070C0"/>
        </w:rPr>
      </w:pPr>
      <w:r>
        <w:rPr>
          <w:b/>
          <w:color w:val="0070C0"/>
        </w:rPr>
        <w:t>TROUBLESHOOTING</w:t>
      </w:r>
    </w:p>
    <w:p w14:paraId="000001D8" w14:textId="77777777" w:rsidR="00603B99" w:rsidRDefault="00790ABA">
      <w:r>
        <w:rPr>
          <w:b/>
          <w:color w:val="00B050"/>
        </w:rPr>
        <w:t>PAUSE POINT</w:t>
      </w:r>
      <w:r>
        <w:rPr>
          <w:b/>
        </w:rPr>
        <w:t xml:space="preserve"> </w:t>
      </w:r>
      <w:r>
        <w:t>The plates can be stored at 4°C for a month.</w:t>
      </w:r>
    </w:p>
    <w:p w14:paraId="000001D9" w14:textId="77777777" w:rsidR="00603B99" w:rsidRDefault="00603B99"/>
    <w:p w14:paraId="000001DA" w14:textId="77777777" w:rsidR="00603B99" w:rsidRDefault="00790ABA">
      <w:pPr>
        <w:rPr>
          <w:b/>
        </w:rPr>
      </w:pPr>
      <w:r>
        <w:rPr>
          <w:b/>
        </w:rPr>
        <w:t xml:space="preserve">Colony counting and plasmid library prep </w:t>
      </w:r>
      <w:r>
        <w:rPr>
          <w:b/>
          <w:color w:val="FF9900"/>
        </w:rPr>
        <w:t>TIMING</w:t>
      </w:r>
      <w:r>
        <w:rPr>
          <w:b/>
        </w:rPr>
        <w:t xml:space="preserve"> 3 h</w:t>
      </w:r>
    </w:p>
    <w:p w14:paraId="000001DB"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Count the number of colonies on the 2 </w:t>
      </w:r>
      <w:proofErr w:type="spellStart"/>
      <w:r>
        <w:rPr>
          <w:color w:val="000000"/>
        </w:rPr>
        <w:t>μL</w:t>
      </w:r>
      <w:proofErr w:type="spellEnd"/>
      <w:r>
        <w:rPr>
          <w:color w:val="000000"/>
        </w:rPr>
        <w:t xml:space="preserve">-bacteria plate. If there are too many colonies, count colonies in a quarter of the area and multiply by four to estimate the total number of colonies on the plate. </w:t>
      </w:r>
    </w:p>
    <w:p w14:paraId="000001DC" w14:textId="50030F2D"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Estimate the total number of colonies per 400 </w:t>
      </w:r>
      <w:proofErr w:type="spellStart"/>
      <w:r>
        <w:rPr>
          <w:color w:val="000000"/>
        </w:rPr>
        <w:t>μL</w:t>
      </w:r>
      <w:proofErr w:type="spellEnd"/>
      <w:r>
        <w:rPr>
          <w:color w:val="000000"/>
        </w:rPr>
        <w:t xml:space="preserve">-bacteria plate by multiplying 200 to the colony count in the 2 </w:t>
      </w:r>
      <w:proofErr w:type="spellStart"/>
      <w:r>
        <w:rPr>
          <w:color w:val="000000"/>
        </w:rPr>
        <w:t>μL</w:t>
      </w:r>
      <w:proofErr w:type="spellEnd"/>
      <w:r>
        <w:rPr>
          <w:color w:val="000000"/>
        </w:rPr>
        <w:t>-bacteria plate (</w:t>
      </w:r>
      <w:r>
        <w:rPr>
          <w:b/>
          <w:color w:val="000000"/>
        </w:rPr>
        <w:t xml:space="preserve">Supplementary Table </w:t>
      </w:r>
      <w:r w:rsidR="00034138">
        <w:rPr>
          <w:b/>
          <w:color w:val="000000"/>
        </w:rPr>
        <w:t>1</w:t>
      </w:r>
      <w:r>
        <w:rPr>
          <w:b/>
          <w:color w:val="000000"/>
        </w:rPr>
        <w:t>)</w:t>
      </w:r>
      <w:r>
        <w:rPr>
          <w:color w:val="000000"/>
        </w:rPr>
        <w:t>.</w:t>
      </w:r>
    </w:p>
    <w:p w14:paraId="000001DD" w14:textId="206A11C8"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Determine the number of 400 </w:t>
      </w:r>
      <w:proofErr w:type="spellStart"/>
      <w:r>
        <w:rPr>
          <w:color w:val="000000"/>
        </w:rPr>
        <w:t>μL</w:t>
      </w:r>
      <w:proofErr w:type="spellEnd"/>
      <w:r>
        <w:rPr>
          <w:color w:val="000000"/>
        </w:rPr>
        <w:t>-bacteria plates to be used for the following plasmid preps. Total number of colonies needed can be determined by multiplying designed CRSs and desired number of barcodes per CRS (</w:t>
      </w:r>
      <w:r>
        <w:rPr>
          <w:b/>
          <w:color w:val="000000"/>
        </w:rPr>
        <w:t xml:space="preserve">Supplementary Table </w:t>
      </w:r>
      <w:r w:rsidR="00034138">
        <w:rPr>
          <w:b/>
          <w:color w:val="000000"/>
        </w:rPr>
        <w:t>1</w:t>
      </w:r>
      <w:r>
        <w:rPr>
          <w:color w:val="000000"/>
        </w:rPr>
        <w:t>).</w:t>
      </w:r>
    </w:p>
    <w:p w14:paraId="000001DE" w14:textId="77777777" w:rsidR="00603B99" w:rsidRDefault="00790ABA">
      <w:r>
        <w:rPr>
          <w:b/>
          <w:color w:val="7030A0"/>
        </w:rPr>
        <w:t xml:space="preserve">CRITICAL </w:t>
      </w:r>
      <w:r>
        <w:t xml:space="preserve">The ideal number of barcodes per CRS is between 50 and 200. Fewer barcodes per CRS may reduce reproducibility. More barcodes per CRS requires more cells, more virus, and deeper sequencing reads which increase costs. </w:t>
      </w:r>
      <w:sdt>
        <w:sdtPr>
          <w:tag w:val="goog_rdk_27"/>
          <w:id w:val="-134809135"/>
        </w:sdtPr>
        <w:sdtContent>
          <w:commentRangeStart w:id="224"/>
        </w:sdtContent>
      </w:sdt>
      <w:r>
        <w:t>In addition, associating more than 200 barcodes per CRS does not increase reproducibility.</w:t>
      </w:r>
      <w:commentRangeEnd w:id="224"/>
      <w:r>
        <w:commentReference w:id="224"/>
      </w:r>
      <w:r>
        <w:t xml:space="preserve"> </w:t>
      </w:r>
    </w:p>
    <w:p w14:paraId="000001D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Add 5-6 mL of LB medium to each bacterial plate and gently scrape colonies without disturbing solid agarose.</w:t>
      </w:r>
    </w:p>
    <w:p w14:paraId="000001E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Collect the bacteria suspension and combine into a few 50 mL tubes.</w:t>
      </w:r>
    </w:p>
    <w:p w14:paraId="000001E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Add 5-6 mL of fresh LB medium again to the plates and collect as much bacteria leftover as possible into the tubes.</w:t>
      </w:r>
    </w:p>
    <w:p w14:paraId="000001E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plasmids using QIAGEN plasmid plus midi kit, following the “standard protocol” in the manufacturer’s protocol. The number of columns to be used depends on the </w:t>
      </w:r>
      <w:proofErr w:type="gramStart"/>
      <w:r>
        <w:rPr>
          <w:color w:val="000000"/>
        </w:rPr>
        <w:t>amount</w:t>
      </w:r>
      <w:proofErr w:type="gramEnd"/>
      <w:r>
        <w:rPr>
          <w:color w:val="000000"/>
        </w:rPr>
        <w:t xml:space="preserve"> of bacteria. We usually use three columns of QIAGEN plasmid plus midi kit per 400 </w:t>
      </w:r>
      <w:proofErr w:type="spellStart"/>
      <w:r>
        <w:rPr>
          <w:color w:val="000000"/>
        </w:rPr>
        <w:t>μL</w:t>
      </w:r>
      <w:proofErr w:type="spellEnd"/>
      <w:r>
        <w:rPr>
          <w:color w:val="000000"/>
        </w:rPr>
        <w:t>-bacteria plate.</w:t>
      </w:r>
    </w:p>
    <w:p w14:paraId="000001E3"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Measure the plasmid concentration using a Nanodrop.</w:t>
      </w:r>
    </w:p>
    <w:p w14:paraId="000001E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To check the DNA size and quality, run 100-200 ng of the plasmid on a 1% gel along with a 1 kb ladder marker.</w:t>
      </w:r>
    </w:p>
    <w:p w14:paraId="000001E5" w14:textId="77777777" w:rsidR="00603B99" w:rsidRDefault="00790ABA">
      <w:r>
        <w:rPr>
          <w:b/>
          <w:color w:val="00B050"/>
        </w:rPr>
        <w:t>PAUSE POINT</w:t>
      </w:r>
      <w:r>
        <w:rPr>
          <w:b/>
        </w:rPr>
        <w:t xml:space="preserve"> </w:t>
      </w:r>
      <w:r>
        <w:t>The purified plasmid library can be stored at -20°C for years.</w:t>
      </w:r>
    </w:p>
    <w:p w14:paraId="000001E6" w14:textId="77777777" w:rsidR="00603B99" w:rsidRDefault="00603B99"/>
    <w:p w14:paraId="000001E7" w14:textId="77777777" w:rsidR="00603B99" w:rsidRDefault="00790ABA">
      <w:pPr>
        <w:rPr>
          <w:b/>
        </w:rPr>
      </w:pPr>
      <w:r>
        <w:rPr>
          <w:b/>
        </w:rPr>
        <w:t xml:space="preserve">Sequencing for CRS-barcode association </w:t>
      </w:r>
      <w:r>
        <w:rPr>
          <w:b/>
          <w:color w:val="FF9900"/>
        </w:rPr>
        <w:t>TIMING</w:t>
      </w:r>
      <w:r>
        <w:rPr>
          <w:b/>
        </w:rPr>
        <w:t xml:space="preserve"> 4 h hands-on time plus sequencing turnaround time</w:t>
      </w:r>
    </w:p>
    <w:p w14:paraId="000001E8" w14:textId="2038F6BB"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Setup the PCR reaction. This reaction adds P5 </w:t>
      </w:r>
      <w:proofErr w:type="spellStart"/>
      <w:r>
        <w:rPr>
          <w:color w:val="000000"/>
        </w:rPr>
        <w:t>flowcell</w:t>
      </w:r>
      <w:proofErr w:type="spellEnd"/>
      <w:r>
        <w:rPr>
          <w:color w:val="000000"/>
        </w:rPr>
        <w:t xml:space="preserve"> sequence and sample index sequence upstream and P7 </w:t>
      </w:r>
      <w:proofErr w:type="spellStart"/>
      <w:r>
        <w:rPr>
          <w:color w:val="000000"/>
        </w:rPr>
        <w:t>flowcell</w:t>
      </w:r>
      <w:proofErr w:type="spellEnd"/>
      <w:r>
        <w:rPr>
          <w:color w:val="000000"/>
        </w:rPr>
        <w:t xml:space="preserve"> sequence downstream of the CRS-barcode fragment </w:t>
      </w:r>
      <w:r>
        <w:rPr>
          <w:b/>
          <w:color w:val="000000"/>
        </w:rPr>
        <w:t>(Fig. 1f-g, Supplementary Fig. 1d</w:t>
      </w:r>
      <w:r>
        <w:rPr>
          <w:color w:val="000000"/>
        </w:rPr>
        <w:t xml:space="preserve">). Use different sample index sequences for </w:t>
      </w:r>
      <w:proofErr w:type="spellStart"/>
      <w:r>
        <w:rPr>
          <w:color w:val="000000"/>
        </w:rPr>
        <w:t>pLSmP</w:t>
      </w:r>
      <w:proofErr w:type="spellEnd"/>
      <w:r>
        <w:rPr>
          <w:color w:val="000000"/>
        </w:rPr>
        <w:t>-ass-</w:t>
      </w:r>
      <w:proofErr w:type="spellStart"/>
      <w:r>
        <w:rPr>
          <w:color w:val="000000"/>
        </w:rPr>
        <w:t>i</w:t>
      </w:r>
      <w:proofErr w:type="spellEnd"/>
      <w:r>
        <w:rPr>
          <w:color w:val="000000"/>
        </w:rPr>
        <w:t># if multiple libraries are generated and multiplexed (</w:t>
      </w:r>
      <w:r>
        <w:rPr>
          <w:b/>
          <w:color w:val="000000"/>
        </w:rPr>
        <w:t xml:space="preserve">Supplementary Table </w:t>
      </w:r>
      <w:r w:rsidR="00942941">
        <w:rPr>
          <w:b/>
          <w:color w:val="000000"/>
        </w:rPr>
        <w:t>3</w:t>
      </w:r>
      <w:r>
        <w:rPr>
          <w:color w:val="000000"/>
        </w:rPr>
        <w:t>).</w:t>
      </w:r>
    </w:p>
    <w:tbl>
      <w:tblPr>
        <w:tblStyle w:val="afd"/>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2552"/>
        <w:gridCol w:w="2551"/>
      </w:tblGrid>
      <w:tr w:rsidR="00603B99" w14:paraId="4EE19B2B" w14:textId="77777777">
        <w:tc>
          <w:tcPr>
            <w:tcW w:w="5665" w:type="dxa"/>
            <w:shd w:val="clear" w:color="auto" w:fill="BFBFBF"/>
          </w:tcPr>
          <w:p w14:paraId="000001E9" w14:textId="77777777" w:rsidR="00603B99" w:rsidRDefault="00790ABA">
            <w:pPr>
              <w:rPr>
                <w:rFonts w:ascii="Arial" w:eastAsia="Arial" w:hAnsi="Arial" w:cs="Arial"/>
              </w:rPr>
            </w:pPr>
            <w:r>
              <w:rPr>
                <w:rFonts w:ascii="Arial" w:eastAsia="Arial" w:hAnsi="Arial" w:cs="Arial"/>
              </w:rPr>
              <w:t>Reagent</w:t>
            </w:r>
          </w:p>
        </w:tc>
        <w:tc>
          <w:tcPr>
            <w:tcW w:w="2552" w:type="dxa"/>
            <w:shd w:val="clear" w:color="auto" w:fill="BFBFBF"/>
          </w:tcPr>
          <w:p w14:paraId="000001EA"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2551" w:type="dxa"/>
            <w:shd w:val="clear" w:color="auto" w:fill="BFBFBF"/>
          </w:tcPr>
          <w:p w14:paraId="000001EB" w14:textId="77777777" w:rsidR="00603B99" w:rsidRDefault="00790ABA">
            <w:pPr>
              <w:rPr>
                <w:rFonts w:ascii="Arial" w:eastAsia="Arial" w:hAnsi="Arial" w:cs="Arial"/>
              </w:rPr>
            </w:pPr>
            <w:r>
              <w:rPr>
                <w:rFonts w:ascii="Arial" w:eastAsia="Arial" w:hAnsi="Arial" w:cs="Arial"/>
              </w:rPr>
              <w:t>Final conc.</w:t>
            </w:r>
          </w:p>
        </w:tc>
      </w:tr>
      <w:tr w:rsidR="00603B99" w14:paraId="400A94D7" w14:textId="77777777">
        <w:tc>
          <w:tcPr>
            <w:tcW w:w="5665" w:type="dxa"/>
          </w:tcPr>
          <w:p w14:paraId="000001EC" w14:textId="77777777" w:rsidR="00603B99" w:rsidRDefault="00790ABA">
            <w:pPr>
              <w:rPr>
                <w:rFonts w:ascii="Arial" w:eastAsia="Arial" w:hAnsi="Arial" w:cs="Arial"/>
              </w:rPr>
            </w:pPr>
            <w:r>
              <w:rPr>
                <w:rFonts w:ascii="Arial" w:eastAsia="Arial" w:hAnsi="Arial" w:cs="Arial"/>
              </w:rPr>
              <w:t>Plasmid library</w:t>
            </w:r>
          </w:p>
        </w:tc>
        <w:tc>
          <w:tcPr>
            <w:tcW w:w="2552" w:type="dxa"/>
          </w:tcPr>
          <w:p w14:paraId="000001ED" w14:textId="77777777" w:rsidR="00603B99" w:rsidRDefault="00790ABA">
            <w:pPr>
              <w:rPr>
                <w:rFonts w:ascii="Arial" w:eastAsia="Arial" w:hAnsi="Arial" w:cs="Arial"/>
              </w:rPr>
            </w:pPr>
            <w:r>
              <w:rPr>
                <w:rFonts w:ascii="Arial" w:eastAsia="Arial" w:hAnsi="Arial" w:cs="Arial"/>
              </w:rPr>
              <w:t>Variable (40 ng)</w:t>
            </w:r>
          </w:p>
        </w:tc>
        <w:tc>
          <w:tcPr>
            <w:tcW w:w="2551" w:type="dxa"/>
          </w:tcPr>
          <w:p w14:paraId="000001EE" w14:textId="77777777" w:rsidR="00603B99" w:rsidRDefault="00603B99">
            <w:pPr>
              <w:rPr>
                <w:rFonts w:ascii="Arial" w:eastAsia="Arial" w:hAnsi="Arial" w:cs="Arial"/>
              </w:rPr>
            </w:pPr>
          </w:p>
        </w:tc>
      </w:tr>
      <w:tr w:rsidR="00603B99" w14:paraId="70FCDC3C" w14:textId="77777777">
        <w:tc>
          <w:tcPr>
            <w:tcW w:w="5665" w:type="dxa"/>
          </w:tcPr>
          <w:p w14:paraId="000001EF" w14:textId="77777777" w:rsidR="00603B99" w:rsidRDefault="00790ABA">
            <w:pPr>
              <w:rPr>
                <w:rFonts w:ascii="Arial" w:eastAsia="Arial" w:hAnsi="Arial" w:cs="Arial"/>
              </w:rPr>
            </w:pPr>
            <w:proofErr w:type="spellStart"/>
            <w:r>
              <w:rPr>
                <w:rFonts w:ascii="Arial" w:eastAsia="Arial" w:hAnsi="Arial" w:cs="Arial"/>
              </w:rPr>
              <w:t>NEBNext</w:t>
            </w:r>
            <w:proofErr w:type="spellEnd"/>
            <w:r>
              <w:rPr>
                <w:rFonts w:ascii="Arial" w:eastAsia="Arial" w:hAnsi="Arial" w:cs="Arial"/>
              </w:rPr>
              <w:t xml:space="preserve"> High-Fidelity 2X PCR Master Mix</w:t>
            </w:r>
          </w:p>
        </w:tc>
        <w:tc>
          <w:tcPr>
            <w:tcW w:w="2552" w:type="dxa"/>
          </w:tcPr>
          <w:p w14:paraId="000001F0" w14:textId="77777777" w:rsidR="00603B99" w:rsidRDefault="00790ABA">
            <w:pPr>
              <w:rPr>
                <w:rFonts w:ascii="Arial" w:eastAsia="Arial" w:hAnsi="Arial" w:cs="Arial"/>
              </w:rPr>
            </w:pPr>
            <w:r>
              <w:rPr>
                <w:rFonts w:ascii="Arial" w:eastAsia="Arial" w:hAnsi="Arial" w:cs="Arial"/>
              </w:rPr>
              <w:t>100</w:t>
            </w:r>
          </w:p>
        </w:tc>
        <w:tc>
          <w:tcPr>
            <w:tcW w:w="2551" w:type="dxa"/>
          </w:tcPr>
          <w:p w14:paraId="000001F1" w14:textId="77777777" w:rsidR="00603B99" w:rsidRDefault="00790ABA">
            <w:pPr>
              <w:rPr>
                <w:rFonts w:ascii="Arial" w:eastAsia="Arial" w:hAnsi="Arial" w:cs="Arial"/>
              </w:rPr>
            </w:pPr>
            <w:r>
              <w:rPr>
                <w:rFonts w:ascii="Arial" w:eastAsia="Arial" w:hAnsi="Arial" w:cs="Arial"/>
              </w:rPr>
              <w:t>1x</w:t>
            </w:r>
          </w:p>
        </w:tc>
      </w:tr>
      <w:tr w:rsidR="00603B99" w14:paraId="2F99EBB9" w14:textId="77777777">
        <w:tc>
          <w:tcPr>
            <w:tcW w:w="5665" w:type="dxa"/>
          </w:tcPr>
          <w:p w14:paraId="000001F2" w14:textId="77777777" w:rsidR="00603B99" w:rsidRDefault="00790ABA">
            <w:pPr>
              <w:rPr>
                <w:rFonts w:ascii="Arial" w:eastAsia="Arial" w:hAnsi="Arial" w:cs="Arial"/>
              </w:rPr>
            </w:pPr>
            <w:proofErr w:type="spellStart"/>
            <w:r>
              <w:rPr>
                <w:rFonts w:ascii="Arial" w:eastAsia="Arial" w:hAnsi="Arial" w:cs="Arial"/>
              </w:rPr>
              <w:t>pLSmP</w:t>
            </w:r>
            <w:proofErr w:type="spellEnd"/>
            <w:r>
              <w:rPr>
                <w:rFonts w:ascii="Arial" w:eastAsia="Arial" w:hAnsi="Arial" w:cs="Arial"/>
              </w:rPr>
              <w:t>-ass-</w:t>
            </w:r>
            <w:proofErr w:type="spellStart"/>
            <w:r>
              <w:rPr>
                <w:rFonts w:ascii="Arial" w:eastAsia="Arial" w:hAnsi="Arial" w:cs="Arial"/>
              </w:rPr>
              <w:t>i</w:t>
            </w:r>
            <w:proofErr w:type="spellEnd"/>
            <w:r>
              <w:rPr>
                <w:rFonts w:ascii="Arial" w:eastAsia="Arial" w:hAnsi="Arial" w:cs="Arial"/>
              </w:rPr>
              <w:t xml:space="preserve"># (100 </w:t>
            </w:r>
            <w:proofErr w:type="spellStart"/>
            <w:r>
              <w:rPr>
                <w:rFonts w:ascii="Arial" w:eastAsia="Arial" w:hAnsi="Arial" w:cs="Arial"/>
              </w:rPr>
              <w:t>μM</w:t>
            </w:r>
            <w:proofErr w:type="spellEnd"/>
            <w:r>
              <w:rPr>
                <w:rFonts w:ascii="Arial" w:eastAsia="Arial" w:hAnsi="Arial" w:cs="Arial"/>
              </w:rPr>
              <w:t>)</w:t>
            </w:r>
          </w:p>
        </w:tc>
        <w:tc>
          <w:tcPr>
            <w:tcW w:w="2552" w:type="dxa"/>
          </w:tcPr>
          <w:p w14:paraId="000001F3" w14:textId="77777777" w:rsidR="00603B99" w:rsidRDefault="00790ABA">
            <w:pPr>
              <w:rPr>
                <w:rFonts w:ascii="Arial" w:eastAsia="Arial" w:hAnsi="Arial" w:cs="Arial"/>
              </w:rPr>
            </w:pPr>
            <w:r>
              <w:rPr>
                <w:rFonts w:ascii="Arial" w:eastAsia="Arial" w:hAnsi="Arial" w:cs="Arial"/>
              </w:rPr>
              <w:t>1</w:t>
            </w:r>
          </w:p>
        </w:tc>
        <w:tc>
          <w:tcPr>
            <w:tcW w:w="2551" w:type="dxa"/>
          </w:tcPr>
          <w:p w14:paraId="000001F4"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3EF4F0D9" w14:textId="77777777">
        <w:tc>
          <w:tcPr>
            <w:tcW w:w="5665" w:type="dxa"/>
          </w:tcPr>
          <w:p w14:paraId="000001F5" w14:textId="77777777" w:rsidR="00603B99" w:rsidRDefault="00790ABA">
            <w:pPr>
              <w:rPr>
                <w:rFonts w:ascii="Arial" w:eastAsia="Arial" w:hAnsi="Arial" w:cs="Arial"/>
              </w:rPr>
            </w:pPr>
            <w:proofErr w:type="spellStart"/>
            <w:r>
              <w:rPr>
                <w:rFonts w:ascii="Arial" w:eastAsia="Arial" w:hAnsi="Arial" w:cs="Arial"/>
              </w:rPr>
              <w:t>pLSmP</w:t>
            </w:r>
            <w:proofErr w:type="spellEnd"/>
            <w:r>
              <w:rPr>
                <w:rFonts w:ascii="Arial" w:eastAsia="Arial" w:hAnsi="Arial" w:cs="Arial"/>
              </w:rPr>
              <w:t>-ass-</w:t>
            </w:r>
            <w:proofErr w:type="spellStart"/>
            <w:r>
              <w:rPr>
                <w:rFonts w:ascii="Arial" w:eastAsia="Arial" w:hAnsi="Arial" w:cs="Arial"/>
              </w:rPr>
              <w:t>gfp</w:t>
            </w:r>
            <w:proofErr w:type="spellEnd"/>
            <w:r>
              <w:rPr>
                <w:rFonts w:ascii="Arial" w:eastAsia="Arial" w:hAnsi="Arial" w:cs="Arial"/>
              </w:rPr>
              <w:t xml:space="preserve"> (100 </w:t>
            </w:r>
            <w:proofErr w:type="spellStart"/>
            <w:r>
              <w:rPr>
                <w:rFonts w:ascii="Arial" w:eastAsia="Arial" w:hAnsi="Arial" w:cs="Arial"/>
              </w:rPr>
              <w:t>μM</w:t>
            </w:r>
            <w:proofErr w:type="spellEnd"/>
            <w:r>
              <w:rPr>
                <w:rFonts w:ascii="Arial" w:eastAsia="Arial" w:hAnsi="Arial" w:cs="Arial"/>
              </w:rPr>
              <w:t>)</w:t>
            </w:r>
          </w:p>
        </w:tc>
        <w:tc>
          <w:tcPr>
            <w:tcW w:w="2552" w:type="dxa"/>
          </w:tcPr>
          <w:p w14:paraId="000001F6" w14:textId="77777777" w:rsidR="00603B99" w:rsidRDefault="00790ABA">
            <w:pPr>
              <w:rPr>
                <w:rFonts w:ascii="Arial" w:eastAsia="Arial" w:hAnsi="Arial" w:cs="Arial"/>
              </w:rPr>
            </w:pPr>
            <w:r>
              <w:rPr>
                <w:rFonts w:ascii="Arial" w:eastAsia="Arial" w:hAnsi="Arial" w:cs="Arial"/>
              </w:rPr>
              <w:t>1</w:t>
            </w:r>
          </w:p>
        </w:tc>
        <w:tc>
          <w:tcPr>
            <w:tcW w:w="2551" w:type="dxa"/>
          </w:tcPr>
          <w:p w14:paraId="000001F7"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55C88A19" w14:textId="77777777">
        <w:tc>
          <w:tcPr>
            <w:tcW w:w="5665" w:type="dxa"/>
          </w:tcPr>
          <w:p w14:paraId="000001F8" w14:textId="77777777" w:rsidR="00603B99" w:rsidRDefault="00790ABA">
            <w:pPr>
              <w:rPr>
                <w:rFonts w:ascii="Arial" w:eastAsia="Arial" w:hAnsi="Arial" w:cs="Arial"/>
              </w:rPr>
            </w:pPr>
            <w:r>
              <w:rPr>
                <w:rFonts w:ascii="Arial" w:eastAsia="Arial" w:hAnsi="Arial" w:cs="Arial"/>
              </w:rPr>
              <w:t>Ultrapure distilled H2O</w:t>
            </w:r>
          </w:p>
        </w:tc>
        <w:tc>
          <w:tcPr>
            <w:tcW w:w="2552" w:type="dxa"/>
          </w:tcPr>
          <w:p w14:paraId="000001F9" w14:textId="77777777" w:rsidR="00603B99" w:rsidRDefault="00790ABA">
            <w:pPr>
              <w:rPr>
                <w:rFonts w:ascii="Arial" w:eastAsia="Arial" w:hAnsi="Arial" w:cs="Arial"/>
              </w:rPr>
            </w:pPr>
            <w:r>
              <w:rPr>
                <w:rFonts w:ascii="Arial" w:eastAsia="Arial" w:hAnsi="Arial" w:cs="Arial"/>
              </w:rPr>
              <w:t xml:space="preserve">Make up to 200 </w:t>
            </w:r>
            <w:proofErr w:type="spellStart"/>
            <w:r>
              <w:rPr>
                <w:rFonts w:ascii="Arial" w:eastAsia="Arial" w:hAnsi="Arial" w:cs="Arial"/>
              </w:rPr>
              <w:t>μL</w:t>
            </w:r>
            <w:proofErr w:type="spellEnd"/>
          </w:p>
        </w:tc>
        <w:tc>
          <w:tcPr>
            <w:tcW w:w="2551" w:type="dxa"/>
          </w:tcPr>
          <w:p w14:paraId="000001FA" w14:textId="77777777" w:rsidR="00603B99" w:rsidRDefault="00603B99">
            <w:pPr>
              <w:rPr>
                <w:rFonts w:ascii="Arial" w:eastAsia="Arial" w:hAnsi="Arial" w:cs="Arial"/>
              </w:rPr>
            </w:pPr>
          </w:p>
        </w:tc>
      </w:tr>
      <w:tr w:rsidR="00603B99" w14:paraId="0966D60C" w14:textId="77777777">
        <w:tc>
          <w:tcPr>
            <w:tcW w:w="5665" w:type="dxa"/>
          </w:tcPr>
          <w:p w14:paraId="000001FB" w14:textId="77777777" w:rsidR="00603B99" w:rsidRDefault="00790ABA">
            <w:pPr>
              <w:rPr>
                <w:rFonts w:ascii="Arial" w:eastAsia="Arial" w:hAnsi="Arial" w:cs="Arial"/>
              </w:rPr>
            </w:pPr>
            <w:r>
              <w:rPr>
                <w:rFonts w:ascii="Arial" w:eastAsia="Arial" w:hAnsi="Arial" w:cs="Arial"/>
              </w:rPr>
              <w:t>Total volume</w:t>
            </w:r>
          </w:p>
        </w:tc>
        <w:tc>
          <w:tcPr>
            <w:tcW w:w="2552" w:type="dxa"/>
          </w:tcPr>
          <w:p w14:paraId="000001FC" w14:textId="77777777" w:rsidR="00603B99" w:rsidRDefault="00790ABA">
            <w:pPr>
              <w:rPr>
                <w:rFonts w:ascii="Arial" w:eastAsia="Arial" w:hAnsi="Arial" w:cs="Arial"/>
              </w:rPr>
            </w:pPr>
            <w:r>
              <w:rPr>
                <w:rFonts w:ascii="Arial" w:eastAsia="Arial" w:hAnsi="Arial" w:cs="Arial"/>
              </w:rPr>
              <w:t>200</w:t>
            </w:r>
          </w:p>
        </w:tc>
        <w:tc>
          <w:tcPr>
            <w:tcW w:w="2551" w:type="dxa"/>
          </w:tcPr>
          <w:p w14:paraId="000001FD" w14:textId="77777777" w:rsidR="00603B99" w:rsidRDefault="00603B99">
            <w:pPr>
              <w:rPr>
                <w:rFonts w:ascii="Arial" w:eastAsia="Arial" w:hAnsi="Arial" w:cs="Arial"/>
              </w:rPr>
            </w:pPr>
          </w:p>
        </w:tc>
      </w:tr>
    </w:tbl>
    <w:p w14:paraId="000001F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Split the premixture into 5 PCR tubes (40 </w:t>
      </w:r>
      <w:proofErr w:type="spellStart"/>
      <w:r>
        <w:rPr>
          <w:color w:val="000000"/>
        </w:rPr>
        <w:t>μL</w:t>
      </w:r>
      <w:proofErr w:type="spellEnd"/>
      <w:r>
        <w:rPr>
          <w:color w:val="000000"/>
        </w:rPr>
        <w:t xml:space="preserve"> per tube).</w:t>
      </w:r>
    </w:p>
    <w:p w14:paraId="000001F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Run the PCR reaction as follows:</w:t>
      </w:r>
    </w:p>
    <w:tbl>
      <w:tblPr>
        <w:tblStyle w:val="afe"/>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2051"/>
        <w:gridCol w:w="2262"/>
        <w:gridCol w:w="4136"/>
      </w:tblGrid>
      <w:tr w:rsidR="00603B99" w14:paraId="492E5297" w14:textId="77777777">
        <w:tc>
          <w:tcPr>
            <w:tcW w:w="2319" w:type="dxa"/>
            <w:shd w:val="clear" w:color="auto" w:fill="BFBFBF"/>
          </w:tcPr>
          <w:p w14:paraId="00000200" w14:textId="77777777" w:rsidR="00603B99" w:rsidRDefault="00790ABA">
            <w:pPr>
              <w:rPr>
                <w:rFonts w:ascii="Arial" w:eastAsia="Arial" w:hAnsi="Arial" w:cs="Arial"/>
              </w:rPr>
            </w:pPr>
            <w:r>
              <w:rPr>
                <w:rFonts w:ascii="Arial" w:eastAsia="Arial" w:hAnsi="Arial" w:cs="Arial"/>
              </w:rPr>
              <w:t>Cycle no.</w:t>
            </w:r>
          </w:p>
        </w:tc>
        <w:tc>
          <w:tcPr>
            <w:tcW w:w="2051" w:type="dxa"/>
            <w:shd w:val="clear" w:color="auto" w:fill="BFBFBF"/>
          </w:tcPr>
          <w:p w14:paraId="00000201" w14:textId="77777777" w:rsidR="00603B99" w:rsidRDefault="00790ABA">
            <w:pPr>
              <w:rPr>
                <w:rFonts w:ascii="Arial" w:eastAsia="Arial" w:hAnsi="Arial" w:cs="Arial"/>
              </w:rPr>
            </w:pPr>
            <w:r>
              <w:rPr>
                <w:rFonts w:ascii="Arial" w:eastAsia="Arial" w:hAnsi="Arial" w:cs="Arial"/>
              </w:rPr>
              <w:t>Denature</w:t>
            </w:r>
          </w:p>
        </w:tc>
        <w:tc>
          <w:tcPr>
            <w:tcW w:w="2262" w:type="dxa"/>
            <w:shd w:val="clear" w:color="auto" w:fill="BFBFBF"/>
          </w:tcPr>
          <w:p w14:paraId="00000202" w14:textId="77777777" w:rsidR="00603B99" w:rsidRDefault="00790ABA">
            <w:pPr>
              <w:rPr>
                <w:rFonts w:ascii="Arial" w:eastAsia="Arial" w:hAnsi="Arial" w:cs="Arial"/>
              </w:rPr>
            </w:pPr>
            <w:r>
              <w:rPr>
                <w:rFonts w:ascii="Arial" w:eastAsia="Arial" w:hAnsi="Arial" w:cs="Arial"/>
              </w:rPr>
              <w:t>Anneal</w:t>
            </w:r>
          </w:p>
        </w:tc>
        <w:tc>
          <w:tcPr>
            <w:tcW w:w="4136" w:type="dxa"/>
            <w:shd w:val="clear" w:color="auto" w:fill="BFBFBF"/>
          </w:tcPr>
          <w:p w14:paraId="00000203" w14:textId="77777777" w:rsidR="00603B99" w:rsidRDefault="00790ABA">
            <w:pPr>
              <w:rPr>
                <w:rFonts w:ascii="Arial" w:eastAsia="Arial" w:hAnsi="Arial" w:cs="Arial"/>
              </w:rPr>
            </w:pPr>
            <w:r>
              <w:rPr>
                <w:rFonts w:ascii="Arial" w:eastAsia="Arial" w:hAnsi="Arial" w:cs="Arial"/>
              </w:rPr>
              <w:t>Extend</w:t>
            </w:r>
          </w:p>
        </w:tc>
      </w:tr>
      <w:tr w:rsidR="00603B99" w14:paraId="11234898" w14:textId="77777777">
        <w:tc>
          <w:tcPr>
            <w:tcW w:w="2319" w:type="dxa"/>
          </w:tcPr>
          <w:p w14:paraId="00000204" w14:textId="77777777" w:rsidR="00603B99" w:rsidRDefault="00790ABA">
            <w:pPr>
              <w:rPr>
                <w:rFonts w:ascii="Arial" w:eastAsia="Arial" w:hAnsi="Arial" w:cs="Arial"/>
              </w:rPr>
            </w:pPr>
            <w:r>
              <w:rPr>
                <w:rFonts w:ascii="Arial" w:eastAsia="Arial" w:hAnsi="Arial" w:cs="Arial"/>
              </w:rPr>
              <w:t>1</w:t>
            </w:r>
          </w:p>
        </w:tc>
        <w:tc>
          <w:tcPr>
            <w:tcW w:w="2051" w:type="dxa"/>
          </w:tcPr>
          <w:p w14:paraId="00000205" w14:textId="77777777" w:rsidR="00603B99" w:rsidRDefault="00790ABA">
            <w:pPr>
              <w:rPr>
                <w:rFonts w:ascii="Arial" w:eastAsia="Arial" w:hAnsi="Arial" w:cs="Arial"/>
              </w:rPr>
            </w:pPr>
            <w:r>
              <w:rPr>
                <w:rFonts w:ascii="Arial" w:eastAsia="Arial" w:hAnsi="Arial" w:cs="Arial"/>
              </w:rPr>
              <w:t>98°C, 1 min</w:t>
            </w:r>
          </w:p>
        </w:tc>
        <w:tc>
          <w:tcPr>
            <w:tcW w:w="2262" w:type="dxa"/>
          </w:tcPr>
          <w:p w14:paraId="00000206" w14:textId="77777777" w:rsidR="00603B99" w:rsidRDefault="00603B99">
            <w:pPr>
              <w:rPr>
                <w:rFonts w:ascii="Arial" w:eastAsia="Arial" w:hAnsi="Arial" w:cs="Arial"/>
              </w:rPr>
            </w:pPr>
          </w:p>
        </w:tc>
        <w:tc>
          <w:tcPr>
            <w:tcW w:w="4136" w:type="dxa"/>
          </w:tcPr>
          <w:p w14:paraId="00000207" w14:textId="77777777" w:rsidR="00603B99" w:rsidRDefault="00603B99">
            <w:pPr>
              <w:rPr>
                <w:rFonts w:ascii="Arial" w:eastAsia="Arial" w:hAnsi="Arial" w:cs="Arial"/>
              </w:rPr>
            </w:pPr>
          </w:p>
        </w:tc>
      </w:tr>
      <w:tr w:rsidR="00603B99" w14:paraId="11A4AB9D" w14:textId="77777777">
        <w:tc>
          <w:tcPr>
            <w:tcW w:w="2319" w:type="dxa"/>
          </w:tcPr>
          <w:p w14:paraId="00000208" w14:textId="77777777" w:rsidR="00603B99" w:rsidRDefault="00790ABA">
            <w:pPr>
              <w:rPr>
                <w:rFonts w:ascii="Arial" w:eastAsia="Arial" w:hAnsi="Arial" w:cs="Arial"/>
              </w:rPr>
            </w:pPr>
            <w:r>
              <w:rPr>
                <w:rFonts w:ascii="Arial" w:eastAsia="Arial" w:hAnsi="Arial" w:cs="Arial"/>
              </w:rPr>
              <w:t>2-16 (15 cycles)</w:t>
            </w:r>
          </w:p>
        </w:tc>
        <w:tc>
          <w:tcPr>
            <w:tcW w:w="2051" w:type="dxa"/>
          </w:tcPr>
          <w:p w14:paraId="00000209" w14:textId="77777777" w:rsidR="00603B99" w:rsidRDefault="00790ABA">
            <w:pPr>
              <w:rPr>
                <w:rFonts w:ascii="Arial" w:eastAsia="Arial" w:hAnsi="Arial" w:cs="Arial"/>
              </w:rPr>
            </w:pPr>
            <w:r>
              <w:rPr>
                <w:rFonts w:ascii="Arial" w:eastAsia="Arial" w:hAnsi="Arial" w:cs="Arial"/>
              </w:rPr>
              <w:t>98°C, 15 sec</w:t>
            </w:r>
          </w:p>
        </w:tc>
        <w:tc>
          <w:tcPr>
            <w:tcW w:w="2262" w:type="dxa"/>
          </w:tcPr>
          <w:p w14:paraId="0000020A" w14:textId="77777777" w:rsidR="00603B99" w:rsidRDefault="00790ABA">
            <w:pPr>
              <w:rPr>
                <w:rFonts w:ascii="Arial" w:eastAsia="Arial" w:hAnsi="Arial" w:cs="Arial"/>
              </w:rPr>
            </w:pPr>
            <w:r>
              <w:rPr>
                <w:rFonts w:ascii="Arial" w:eastAsia="Arial" w:hAnsi="Arial" w:cs="Arial"/>
              </w:rPr>
              <w:t>60°C, 20 sec</w:t>
            </w:r>
          </w:p>
        </w:tc>
        <w:tc>
          <w:tcPr>
            <w:tcW w:w="4136" w:type="dxa"/>
          </w:tcPr>
          <w:p w14:paraId="0000020B" w14:textId="77777777" w:rsidR="00603B99" w:rsidRDefault="00790ABA">
            <w:pPr>
              <w:rPr>
                <w:rFonts w:ascii="Arial" w:eastAsia="Arial" w:hAnsi="Arial" w:cs="Arial"/>
              </w:rPr>
            </w:pPr>
            <w:r>
              <w:rPr>
                <w:rFonts w:ascii="Arial" w:eastAsia="Arial" w:hAnsi="Arial" w:cs="Arial"/>
              </w:rPr>
              <w:t>72°C, 3 min</w:t>
            </w:r>
          </w:p>
        </w:tc>
      </w:tr>
      <w:tr w:rsidR="00603B99" w14:paraId="755868F1" w14:textId="77777777">
        <w:tc>
          <w:tcPr>
            <w:tcW w:w="2319" w:type="dxa"/>
          </w:tcPr>
          <w:p w14:paraId="0000020C" w14:textId="77777777" w:rsidR="00603B99" w:rsidRDefault="00790ABA">
            <w:pPr>
              <w:rPr>
                <w:rFonts w:ascii="Arial" w:eastAsia="Arial" w:hAnsi="Arial" w:cs="Arial"/>
              </w:rPr>
            </w:pPr>
            <w:r>
              <w:rPr>
                <w:rFonts w:ascii="Arial" w:eastAsia="Arial" w:hAnsi="Arial" w:cs="Arial"/>
              </w:rPr>
              <w:t>17</w:t>
            </w:r>
          </w:p>
        </w:tc>
        <w:tc>
          <w:tcPr>
            <w:tcW w:w="2051" w:type="dxa"/>
          </w:tcPr>
          <w:p w14:paraId="0000020D" w14:textId="77777777" w:rsidR="00603B99" w:rsidRDefault="00603B99">
            <w:pPr>
              <w:rPr>
                <w:rFonts w:ascii="Arial" w:eastAsia="Arial" w:hAnsi="Arial" w:cs="Arial"/>
              </w:rPr>
            </w:pPr>
          </w:p>
        </w:tc>
        <w:tc>
          <w:tcPr>
            <w:tcW w:w="2262" w:type="dxa"/>
          </w:tcPr>
          <w:p w14:paraId="0000020E" w14:textId="77777777" w:rsidR="00603B99" w:rsidRDefault="00603B99">
            <w:pPr>
              <w:rPr>
                <w:rFonts w:ascii="Arial" w:eastAsia="Arial" w:hAnsi="Arial" w:cs="Arial"/>
              </w:rPr>
            </w:pPr>
          </w:p>
        </w:tc>
        <w:tc>
          <w:tcPr>
            <w:tcW w:w="4136" w:type="dxa"/>
          </w:tcPr>
          <w:p w14:paraId="0000020F" w14:textId="77777777" w:rsidR="00603B99" w:rsidRDefault="00790ABA">
            <w:pPr>
              <w:rPr>
                <w:rFonts w:ascii="Arial" w:eastAsia="Arial" w:hAnsi="Arial" w:cs="Arial"/>
              </w:rPr>
            </w:pPr>
            <w:r>
              <w:rPr>
                <w:rFonts w:ascii="Arial" w:eastAsia="Arial" w:hAnsi="Arial" w:cs="Arial"/>
              </w:rPr>
              <w:t>72°C, 5 min</w:t>
            </w:r>
          </w:p>
        </w:tc>
      </w:tr>
    </w:tbl>
    <w:p w14:paraId="00000210" w14:textId="77777777" w:rsidR="00603B99" w:rsidRDefault="00790ABA">
      <w:pPr>
        <w:rPr>
          <w:b/>
          <w:color w:val="7030A0"/>
        </w:rPr>
      </w:pPr>
      <w:r>
        <w:rPr>
          <w:b/>
          <w:color w:val="7030A0"/>
        </w:rPr>
        <w:lastRenderedPageBreak/>
        <w:t xml:space="preserve">CRITICAL </w:t>
      </w:r>
      <w:r>
        <w:t>Incomplete DNA elongation may create chimeric DNA annealing in the next cycle and can cause CRS-barcode swapping. Longer extension time (3 min) can help to reduce this risk.</w:t>
      </w:r>
    </w:p>
    <w:p w14:paraId="0000021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Combine the PCR products into a DNA </w:t>
      </w:r>
      <w:proofErr w:type="spellStart"/>
      <w:r>
        <w:rPr>
          <w:color w:val="000000"/>
        </w:rPr>
        <w:t>LoBind</w:t>
      </w:r>
      <w:proofErr w:type="spellEnd"/>
      <w:r>
        <w:rPr>
          <w:color w:val="000000"/>
        </w:rPr>
        <w:t xml:space="preserve"> tube.</w:t>
      </w:r>
    </w:p>
    <w:p w14:paraId="0000021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100 </w:t>
      </w:r>
      <w:proofErr w:type="spellStart"/>
      <w:r>
        <w:rPr>
          <w:color w:val="000000"/>
        </w:rPr>
        <w:t>μL</w:t>
      </w:r>
      <w:proofErr w:type="spellEnd"/>
      <w:r>
        <w:rPr>
          <w:color w:val="000000"/>
        </w:rPr>
        <w:t xml:space="preserve"> of 6x gel loading dye (final conc. 2x) and mix the solution by </w:t>
      </w:r>
      <w:proofErr w:type="spellStart"/>
      <w:r>
        <w:rPr>
          <w:color w:val="000000"/>
        </w:rPr>
        <w:t>vortexing</w:t>
      </w:r>
      <w:proofErr w:type="spellEnd"/>
      <w:r>
        <w:rPr>
          <w:color w:val="000000"/>
        </w:rPr>
        <w:t>.</w:t>
      </w:r>
    </w:p>
    <w:p w14:paraId="00000213"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Run the sample on a 1.5% agarose gel (30 mL of 5 cm x 6 cm mini gel with 3 cm-width well)</w:t>
      </w:r>
    </w:p>
    <w:p w14:paraId="0000021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Cut the DNA band (471 bp) using a blue light safe imager.</w:t>
      </w:r>
    </w:p>
    <w:p w14:paraId="0000021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from the gel slice using the </w:t>
      </w:r>
      <w:proofErr w:type="spellStart"/>
      <w:r>
        <w:rPr>
          <w:color w:val="000000"/>
        </w:rPr>
        <w:t>Qiaquick</w:t>
      </w:r>
      <w:proofErr w:type="spellEnd"/>
      <w:r>
        <w:rPr>
          <w:color w:val="000000"/>
        </w:rPr>
        <w:t xml:space="preserve"> Gel Extraction kit according to manufacturer’s protocol.</w:t>
      </w:r>
    </w:p>
    <w:p w14:paraId="00000216"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Elute the DNA in 50 </w:t>
      </w:r>
      <w:proofErr w:type="spellStart"/>
      <w:r>
        <w:rPr>
          <w:color w:val="000000"/>
        </w:rPr>
        <w:t>μL</w:t>
      </w:r>
      <w:proofErr w:type="spellEnd"/>
      <w:r>
        <w:rPr>
          <w:color w:val="000000"/>
        </w:rPr>
        <w:t xml:space="preserve"> EB per column. If multiple columns are used, combine the eluate.</w:t>
      </w:r>
    </w:p>
    <w:p w14:paraId="00000217"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using 1.8x volume of </w:t>
      </w:r>
      <w:proofErr w:type="spellStart"/>
      <w:r>
        <w:rPr>
          <w:color w:val="000000"/>
        </w:rPr>
        <w:t>HighPrep</w:t>
      </w:r>
      <w:proofErr w:type="spellEnd"/>
      <w:r>
        <w:rPr>
          <w:color w:val="000000"/>
        </w:rPr>
        <w:t xml:space="preserve"> PCR reagent following steps 6-17.</w:t>
      </w:r>
    </w:p>
    <w:p w14:paraId="00000218"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Measure the DNA concentration using Qubit dsDNA HS according to the manufacturer’s protocol.</w:t>
      </w:r>
    </w:p>
    <w:p w14:paraId="00000219"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To check the DNA size and quality, run 50-100 ng of the DNA on a 1.5% gel along with a 100 bp ladder marker.</w:t>
      </w:r>
    </w:p>
    <w:p w14:paraId="0000021A" w14:textId="77777777" w:rsidR="00603B99" w:rsidRDefault="00790ABA">
      <w:r>
        <w:rPr>
          <w:b/>
          <w:color w:val="00B050"/>
        </w:rPr>
        <w:t>PAUSE POINT</w:t>
      </w:r>
      <w:r>
        <w:rPr>
          <w:b/>
        </w:rPr>
        <w:t xml:space="preserve"> </w:t>
      </w:r>
      <w:r>
        <w:t>Purified DNA can be stored at -20°C for months.</w:t>
      </w:r>
    </w:p>
    <w:p w14:paraId="0000021B" w14:textId="7D9D0651" w:rsidR="00603B99" w:rsidRDefault="00DE63D0">
      <w:pPr>
        <w:widowControl w:val="0"/>
        <w:numPr>
          <w:ilvl w:val="0"/>
          <w:numId w:val="2"/>
        </w:numPr>
        <w:pBdr>
          <w:top w:val="nil"/>
          <w:left w:val="nil"/>
          <w:bottom w:val="nil"/>
          <w:right w:val="nil"/>
          <w:between w:val="nil"/>
        </w:pBdr>
        <w:jc w:val="both"/>
        <w:rPr>
          <w:color w:val="000000"/>
        </w:rPr>
      </w:pPr>
      <w:sdt>
        <w:sdtPr>
          <w:tag w:val="goog_rdk_28"/>
          <w:id w:val="-1216508580"/>
        </w:sdtPr>
        <w:sdtContent>
          <w:commentRangeStart w:id="225"/>
        </w:sdtContent>
      </w:sdt>
      <w:r w:rsidR="00790ABA">
        <w:rPr>
          <w:color w:val="000000"/>
        </w:rPr>
        <w:t>Send</w:t>
      </w:r>
      <w:commentRangeEnd w:id="225"/>
      <w:r w:rsidR="00790ABA">
        <w:commentReference w:id="225"/>
      </w:r>
      <w:r w:rsidR="00790ABA">
        <w:rPr>
          <w:color w:val="000000"/>
        </w:rPr>
        <w:t xml:space="preserve"> the purified DNA and custom primers for sequencing </w:t>
      </w:r>
      <w:r w:rsidR="00790ABA">
        <w:rPr>
          <w:b/>
          <w:color w:val="000000"/>
        </w:rPr>
        <w:t xml:space="preserve">(Fig. 1h, Supplementary Fig. 1d, Supplementary Table </w:t>
      </w:r>
      <w:r w:rsidR="00B01766">
        <w:rPr>
          <w:b/>
          <w:color w:val="000000"/>
        </w:rPr>
        <w:t>3</w:t>
      </w:r>
      <w:r w:rsidR="00790ABA">
        <w:rPr>
          <w:color w:val="000000"/>
        </w:rPr>
        <w:t xml:space="preserve">). The sequencing should be done using paired-end 146 bp reads with 15 cycles for index read 1 and 10-cycles for index read 2. Index read 1 provides the barcode sequence and </w:t>
      </w:r>
      <w:commentRangeStart w:id="226"/>
      <w:r w:rsidR="00790ABA">
        <w:rPr>
          <w:color w:val="000000"/>
        </w:rPr>
        <w:t>index read 2 provides sample index</w:t>
      </w:r>
      <w:commentRangeEnd w:id="226"/>
      <w:r w:rsidR="00942941">
        <w:rPr>
          <w:rStyle w:val="CommentReference"/>
        </w:rPr>
        <w:commentReference w:id="226"/>
      </w:r>
      <w:r w:rsidR="00942941">
        <w:rPr>
          <w:color w:val="000000"/>
        </w:rPr>
        <w:t xml:space="preserve"> (let the sequencing </w:t>
      </w:r>
      <w:r w:rsidR="00F825B9">
        <w:rPr>
          <w:color w:val="000000"/>
        </w:rPr>
        <w:t>facility</w:t>
      </w:r>
      <w:r w:rsidR="00942941">
        <w:rPr>
          <w:color w:val="000000"/>
        </w:rPr>
        <w:t xml:space="preserve"> know that the index read 2 should be used for demultiplexing)</w:t>
      </w:r>
      <w:r w:rsidR="00790ABA">
        <w:rPr>
          <w:color w:val="000000"/>
        </w:rPr>
        <w:t xml:space="preserve">. 10x coverage of sequencing reads than the total barcodes </w:t>
      </w:r>
      <w:proofErr w:type="gramStart"/>
      <w:r w:rsidR="00790ABA">
        <w:rPr>
          <w:color w:val="000000"/>
        </w:rPr>
        <w:t>is</w:t>
      </w:r>
      <w:proofErr w:type="gramEnd"/>
      <w:r w:rsidR="00790ABA">
        <w:rPr>
          <w:color w:val="000000"/>
        </w:rPr>
        <w:t xml:space="preserve"> required. For example, we use an Illumina </w:t>
      </w:r>
      <w:proofErr w:type="spellStart"/>
      <w:r w:rsidR="00790ABA">
        <w:rPr>
          <w:color w:val="000000"/>
        </w:rPr>
        <w:t>MiSeq</w:t>
      </w:r>
      <w:proofErr w:type="spellEnd"/>
      <w:r w:rsidR="00790ABA">
        <w:rPr>
          <w:color w:val="000000"/>
        </w:rPr>
        <w:t xml:space="preserve"> v2 run (15M reads) for a 0.5M barcode library or an Illumina </w:t>
      </w:r>
      <w:proofErr w:type="spellStart"/>
      <w:r w:rsidR="00790ABA">
        <w:rPr>
          <w:color w:val="000000"/>
        </w:rPr>
        <w:t>NextSeq</w:t>
      </w:r>
      <w:proofErr w:type="spellEnd"/>
      <w:r w:rsidR="00790ABA">
        <w:rPr>
          <w:color w:val="000000"/>
        </w:rPr>
        <w:t xml:space="preserve"> mid-output run (120M reads) for </w:t>
      </w:r>
      <w:proofErr w:type="gramStart"/>
      <w:r w:rsidR="00790ABA">
        <w:rPr>
          <w:color w:val="000000"/>
        </w:rPr>
        <w:t>a</w:t>
      </w:r>
      <w:proofErr w:type="gramEnd"/>
      <w:r w:rsidR="00790ABA">
        <w:rPr>
          <w:color w:val="000000"/>
        </w:rPr>
        <w:t xml:space="preserve"> 8-12M barcode library </w:t>
      </w:r>
      <w:r w:rsidR="00790ABA">
        <w:rPr>
          <w:b/>
          <w:color w:val="000000"/>
        </w:rPr>
        <w:t xml:space="preserve">(Supplementary Table </w:t>
      </w:r>
      <w:r w:rsidR="00B01766">
        <w:rPr>
          <w:b/>
          <w:color w:val="000000"/>
        </w:rPr>
        <w:t>1</w:t>
      </w:r>
      <w:r w:rsidR="00790ABA">
        <w:rPr>
          <w:color w:val="000000"/>
        </w:rPr>
        <w:t xml:space="preserve">). </w:t>
      </w:r>
    </w:p>
    <w:tbl>
      <w:tblPr>
        <w:tblStyle w:val="aff"/>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992"/>
        <w:gridCol w:w="2835"/>
        <w:gridCol w:w="3402"/>
      </w:tblGrid>
      <w:tr w:rsidR="00603B99" w14:paraId="08C665AA" w14:textId="77777777">
        <w:tc>
          <w:tcPr>
            <w:tcW w:w="1555" w:type="dxa"/>
            <w:shd w:val="clear" w:color="auto" w:fill="BFBFBF"/>
          </w:tcPr>
          <w:p w14:paraId="0000021C" w14:textId="77777777" w:rsidR="00603B99" w:rsidRDefault="00790ABA">
            <w:pPr>
              <w:rPr>
                <w:rFonts w:ascii="Arial" w:eastAsia="Arial" w:hAnsi="Arial" w:cs="Arial"/>
              </w:rPr>
            </w:pPr>
            <w:r>
              <w:rPr>
                <w:rFonts w:ascii="Arial" w:eastAsia="Arial" w:hAnsi="Arial" w:cs="Arial"/>
              </w:rPr>
              <w:t>Read</w:t>
            </w:r>
          </w:p>
        </w:tc>
        <w:tc>
          <w:tcPr>
            <w:tcW w:w="992" w:type="dxa"/>
            <w:shd w:val="clear" w:color="auto" w:fill="BFBFBF"/>
          </w:tcPr>
          <w:p w14:paraId="0000021D" w14:textId="77777777" w:rsidR="00603B99" w:rsidRDefault="00790ABA">
            <w:pPr>
              <w:rPr>
                <w:rFonts w:ascii="Arial" w:eastAsia="Arial" w:hAnsi="Arial" w:cs="Arial"/>
              </w:rPr>
            </w:pPr>
            <w:r>
              <w:rPr>
                <w:rFonts w:ascii="Arial" w:eastAsia="Arial" w:hAnsi="Arial" w:cs="Arial"/>
              </w:rPr>
              <w:t>Cycle</w:t>
            </w:r>
          </w:p>
        </w:tc>
        <w:tc>
          <w:tcPr>
            <w:tcW w:w="2835" w:type="dxa"/>
            <w:shd w:val="clear" w:color="auto" w:fill="BFBFBF"/>
          </w:tcPr>
          <w:p w14:paraId="0000021E" w14:textId="77777777" w:rsidR="00603B99" w:rsidRDefault="00790ABA">
            <w:pPr>
              <w:rPr>
                <w:rFonts w:ascii="Arial" w:eastAsia="Arial" w:hAnsi="Arial" w:cs="Arial"/>
              </w:rPr>
            </w:pPr>
            <w:r>
              <w:rPr>
                <w:rFonts w:ascii="Arial" w:eastAsia="Arial" w:hAnsi="Arial" w:cs="Arial"/>
              </w:rPr>
              <w:t>Primer</w:t>
            </w:r>
          </w:p>
        </w:tc>
        <w:tc>
          <w:tcPr>
            <w:tcW w:w="3402" w:type="dxa"/>
            <w:shd w:val="clear" w:color="auto" w:fill="BFBFBF"/>
          </w:tcPr>
          <w:p w14:paraId="0000021F" w14:textId="77777777" w:rsidR="00603B99" w:rsidRDefault="00790ABA">
            <w:pPr>
              <w:rPr>
                <w:rFonts w:ascii="Arial" w:eastAsia="Arial" w:hAnsi="Arial" w:cs="Arial"/>
              </w:rPr>
            </w:pPr>
            <w:r>
              <w:rPr>
                <w:rFonts w:ascii="Arial" w:eastAsia="Arial" w:hAnsi="Arial" w:cs="Arial"/>
              </w:rPr>
              <w:t>Output</w:t>
            </w:r>
          </w:p>
        </w:tc>
      </w:tr>
      <w:tr w:rsidR="00603B99" w14:paraId="3E36DE02" w14:textId="77777777">
        <w:tc>
          <w:tcPr>
            <w:tcW w:w="1555" w:type="dxa"/>
          </w:tcPr>
          <w:p w14:paraId="00000220" w14:textId="77777777" w:rsidR="00603B99" w:rsidRDefault="00790ABA">
            <w:pPr>
              <w:rPr>
                <w:rFonts w:ascii="Arial" w:eastAsia="Arial" w:hAnsi="Arial" w:cs="Arial"/>
              </w:rPr>
            </w:pPr>
            <w:r>
              <w:rPr>
                <w:rFonts w:ascii="Arial" w:eastAsia="Arial" w:hAnsi="Arial" w:cs="Arial"/>
              </w:rPr>
              <w:t>Read1</w:t>
            </w:r>
          </w:p>
        </w:tc>
        <w:tc>
          <w:tcPr>
            <w:tcW w:w="992" w:type="dxa"/>
          </w:tcPr>
          <w:p w14:paraId="00000221" w14:textId="77777777" w:rsidR="00603B99" w:rsidRDefault="00790ABA">
            <w:pPr>
              <w:rPr>
                <w:rFonts w:ascii="Arial" w:eastAsia="Arial" w:hAnsi="Arial" w:cs="Arial"/>
              </w:rPr>
            </w:pPr>
            <w:r>
              <w:rPr>
                <w:rFonts w:ascii="Arial" w:eastAsia="Arial" w:hAnsi="Arial" w:cs="Arial"/>
              </w:rPr>
              <w:t>146</w:t>
            </w:r>
          </w:p>
        </w:tc>
        <w:tc>
          <w:tcPr>
            <w:tcW w:w="2835" w:type="dxa"/>
          </w:tcPr>
          <w:p w14:paraId="00000222" w14:textId="77777777" w:rsidR="00603B99" w:rsidRDefault="00790ABA">
            <w:pPr>
              <w:rPr>
                <w:rFonts w:ascii="Arial" w:eastAsia="Arial" w:hAnsi="Arial" w:cs="Arial"/>
              </w:rPr>
            </w:pPr>
            <w:r>
              <w:rPr>
                <w:rFonts w:ascii="Arial" w:eastAsia="Arial" w:hAnsi="Arial" w:cs="Arial"/>
              </w:rPr>
              <w:t>pLSmP-ass-seq-R1</w:t>
            </w:r>
          </w:p>
        </w:tc>
        <w:tc>
          <w:tcPr>
            <w:tcW w:w="3402" w:type="dxa"/>
          </w:tcPr>
          <w:p w14:paraId="00000223" w14:textId="77777777" w:rsidR="00603B99" w:rsidRDefault="00790ABA">
            <w:pPr>
              <w:rPr>
                <w:rFonts w:ascii="Arial" w:eastAsia="Arial" w:hAnsi="Arial" w:cs="Arial"/>
              </w:rPr>
            </w:pPr>
            <w:r>
              <w:rPr>
                <w:rFonts w:ascii="Arial" w:eastAsia="Arial" w:hAnsi="Arial" w:cs="Arial"/>
              </w:rPr>
              <w:t>CRS (upstream, forward)</w:t>
            </w:r>
          </w:p>
        </w:tc>
      </w:tr>
      <w:tr w:rsidR="00603B99" w14:paraId="59EFD5DB" w14:textId="77777777">
        <w:tc>
          <w:tcPr>
            <w:tcW w:w="1555" w:type="dxa"/>
          </w:tcPr>
          <w:p w14:paraId="00000224" w14:textId="77777777" w:rsidR="00603B99" w:rsidRDefault="00790ABA">
            <w:pPr>
              <w:rPr>
                <w:rFonts w:ascii="Arial" w:eastAsia="Arial" w:hAnsi="Arial" w:cs="Arial"/>
              </w:rPr>
            </w:pPr>
            <w:r>
              <w:rPr>
                <w:rFonts w:ascii="Arial" w:eastAsia="Arial" w:hAnsi="Arial" w:cs="Arial"/>
              </w:rPr>
              <w:t>Read2</w:t>
            </w:r>
          </w:p>
        </w:tc>
        <w:tc>
          <w:tcPr>
            <w:tcW w:w="992" w:type="dxa"/>
          </w:tcPr>
          <w:p w14:paraId="00000225" w14:textId="77777777" w:rsidR="00603B99" w:rsidRDefault="00790ABA">
            <w:pPr>
              <w:rPr>
                <w:rFonts w:ascii="Arial" w:eastAsia="Arial" w:hAnsi="Arial" w:cs="Arial"/>
              </w:rPr>
            </w:pPr>
            <w:r>
              <w:rPr>
                <w:rFonts w:ascii="Arial" w:eastAsia="Arial" w:hAnsi="Arial" w:cs="Arial"/>
              </w:rPr>
              <w:t>146</w:t>
            </w:r>
          </w:p>
        </w:tc>
        <w:tc>
          <w:tcPr>
            <w:tcW w:w="2835" w:type="dxa"/>
          </w:tcPr>
          <w:p w14:paraId="00000226" w14:textId="77777777" w:rsidR="00603B99" w:rsidRDefault="00790ABA">
            <w:pPr>
              <w:rPr>
                <w:rFonts w:ascii="Arial" w:eastAsia="Arial" w:hAnsi="Arial" w:cs="Arial"/>
              </w:rPr>
            </w:pPr>
            <w:r>
              <w:rPr>
                <w:rFonts w:ascii="Arial" w:eastAsia="Arial" w:hAnsi="Arial" w:cs="Arial"/>
              </w:rPr>
              <w:t>pLSmP-ass-seq-R2</w:t>
            </w:r>
          </w:p>
        </w:tc>
        <w:tc>
          <w:tcPr>
            <w:tcW w:w="3402" w:type="dxa"/>
          </w:tcPr>
          <w:p w14:paraId="00000227" w14:textId="77777777" w:rsidR="00603B99" w:rsidRDefault="00790ABA">
            <w:pPr>
              <w:rPr>
                <w:rFonts w:ascii="Arial" w:eastAsia="Arial" w:hAnsi="Arial" w:cs="Arial"/>
              </w:rPr>
            </w:pPr>
            <w:r>
              <w:rPr>
                <w:rFonts w:ascii="Arial" w:eastAsia="Arial" w:hAnsi="Arial" w:cs="Arial"/>
              </w:rPr>
              <w:t>CRS (downstream, reverse)</w:t>
            </w:r>
          </w:p>
        </w:tc>
      </w:tr>
      <w:tr w:rsidR="00603B99" w14:paraId="60EC184F" w14:textId="77777777">
        <w:tc>
          <w:tcPr>
            <w:tcW w:w="1555" w:type="dxa"/>
          </w:tcPr>
          <w:p w14:paraId="00000228" w14:textId="77777777" w:rsidR="00603B99" w:rsidRDefault="00790ABA">
            <w:pPr>
              <w:rPr>
                <w:rFonts w:ascii="Arial" w:eastAsia="Arial" w:hAnsi="Arial" w:cs="Arial"/>
              </w:rPr>
            </w:pPr>
            <w:r>
              <w:rPr>
                <w:rFonts w:ascii="Arial" w:eastAsia="Arial" w:hAnsi="Arial" w:cs="Arial"/>
              </w:rPr>
              <w:t>Index read1</w:t>
            </w:r>
          </w:p>
        </w:tc>
        <w:tc>
          <w:tcPr>
            <w:tcW w:w="992" w:type="dxa"/>
          </w:tcPr>
          <w:p w14:paraId="00000229" w14:textId="77777777" w:rsidR="00603B99" w:rsidRDefault="00790ABA">
            <w:pPr>
              <w:rPr>
                <w:rFonts w:ascii="Arial" w:eastAsia="Arial" w:hAnsi="Arial" w:cs="Arial"/>
              </w:rPr>
            </w:pPr>
            <w:r>
              <w:rPr>
                <w:rFonts w:ascii="Arial" w:eastAsia="Arial" w:hAnsi="Arial" w:cs="Arial"/>
              </w:rPr>
              <w:t>15</w:t>
            </w:r>
          </w:p>
        </w:tc>
        <w:tc>
          <w:tcPr>
            <w:tcW w:w="2835" w:type="dxa"/>
          </w:tcPr>
          <w:p w14:paraId="0000022A" w14:textId="77777777" w:rsidR="00603B99" w:rsidRDefault="00790ABA">
            <w:pPr>
              <w:rPr>
                <w:rFonts w:ascii="Arial" w:eastAsia="Arial" w:hAnsi="Arial" w:cs="Arial"/>
              </w:rPr>
            </w:pPr>
            <w:r>
              <w:rPr>
                <w:rFonts w:ascii="Arial" w:eastAsia="Arial" w:hAnsi="Arial" w:cs="Arial"/>
              </w:rPr>
              <w:t>pLSmP-ass-seq-ind1</w:t>
            </w:r>
          </w:p>
        </w:tc>
        <w:tc>
          <w:tcPr>
            <w:tcW w:w="3402" w:type="dxa"/>
          </w:tcPr>
          <w:p w14:paraId="0000022B" w14:textId="77777777" w:rsidR="00603B99" w:rsidRDefault="00790ABA">
            <w:pPr>
              <w:rPr>
                <w:rFonts w:ascii="Arial" w:eastAsia="Arial" w:hAnsi="Arial" w:cs="Arial"/>
              </w:rPr>
            </w:pPr>
            <w:r>
              <w:rPr>
                <w:rFonts w:ascii="Arial" w:eastAsia="Arial" w:hAnsi="Arial" w:cs="Arial"/>
              </w:rPr>
              <w:t>Barcode (forward)</w:t>
            </w:r>
          </w:p>
        </w:tc>
      </w:tr>
      <w:tr w:rsidR="00603B99" w14:paraId="5C6D822A" w14:textId="77777777">
        <w:tc>
          <w:tcPr>
            <w:tcW w:w="1555" w:type="dxa"/>
          </w:tcPr>
          <w:p w14:paraId="0000022C" w14:textId="77777777" w:rsidR="00603B99" w:rsidRDefault="00790ABA">
            <w:pPr>
              <w:rPr>
                <w:rFonts w:ascii="Arial" w:eastAsia="Arial" w:hAnsi="Arial" w:cs="Arial"/>
              </w:rPr>
            </w:pPr>
            <w:r>
              <w:rPr>
                <w:rFonts w:ascii="Arial" w:eastAsia="Arial" w:hAnsi="Arial" w:cs="Arial"/>
              </w:rPr>
              <w:t>Index read2</w:t>
            </w:r>
          </w:p>
        </w:tc>
        <w:tc>
          <w:tcPr>
            <w:tcW w:w="992" w:type="dxa"/>
          </w:tcPr>
          <w:p w14:paraId="0000022D" w14:textId="77777777" w:rsidR="00603B99" w:rsidRDefault="00790ABA">
            <w:pPr>
              <w:rPr>
                <w:rFonts w:ascii="Arial" w:eastAsia="Arial" w:hAnsi="Arial" w:cs="Arial"/>
              </w:rPr>
            </w:pPr>
            <w:r>
              <w:rPr>
                <w:rFonts w:ascii="Arial" w:eastAsia="Arial" w:hAnsi="Arial" w:cs="Arial"/>
              </w:rPr>
              <w:t>10</w:t>
            </w:r>
          </w:p>
        </w:tc>
        <w:tc>
          <w:tcPr>
            <w:tcW w:w="2835" w:type="dxa"/>
          </w:tcPr>
          <w:p w14:paraId="0000022E" w14:textId="77777777" w:rsidR="00603B99" w:rsidRDefault="00790ABA">
            <w:pPr>
              <w:rPr>
                <w:rFonts w:ascii="Arial" w:eastAsia="Arial" w:hAnsi="Arial" w:cs="Arial"/>
              </w:rPr>
            </w:pPr>
            <w:r>
              <w:rPr>
                <w:rFonts w:ascii="Arial" w:eastAsia="Arial" w:hAnsi="Arial" w:cs="Arial"/>
              </w:rPr>
              <w:t>pLSmP-rand-ind2</w:t>
            </w:r>
          </w:p>
        </w:tc>
        <w:tc>
          <w:tcPr>
            <w:tcW w:w="3402" w:type="dxa"/>
          </w:tcPr>
          <w:p w14:paraId="0000022F" w14:textId="77777777" w:rsidR="00603B99" w:rsidRDefault="00790ABA">
            <w:pPr>
              <w:rPr>
                <w:rFonts w:ascii="Arial" w:eastAsia="Arial" w:hAnsi="Arial" w:cs="Arial"/>
              </w:rPr>
            </w:pPr>
            <w:r>
              <w:rPr>
                <w:rFonts w:ascii="Arial" w:eastAsia="Arial" w:hAnsi="Arial" w:cs="Arial"/>
              </w:rPr>
              <w:t>Sample index</w:t>
            </w:r>
          </w:p>
        </w:tc>
      </w:tr>
    </w:tbl>
    <w:p w14:paraId="00000230" w14:textId="77777777" w:rsidR="00603B99" w:rsidRDefault="00603B99"/>
    <w:p w14:paraId="00000231" w14:textId="77777777" w:rsidR="00603B99" w:rsidRDefault="00790ABA">
      <w:pPr>
        <w:rPr>
          <w:b/>
        </w:rPr>
      </w:pPr>
      <w:r>
        <w:rPr>
          <w:b/>
        </w:rPr>
        <w:t xml:space="preserve">Lentivirus packaging </w:t>
      </w:r>
      <w:r>
        <w:rPr>
          <w:b/>
          <w:color w:val="FF9900"/>
        </w:rPr>
        <w:t>TIMING</w:t>
      </w:r>
      <w:r>
        <w:rPr>
          <w:b/>
        </w:rPr>
        <w:t xml:space="preserve"> &gt;4 d cell culture and transfection plus &gt;5.5 h hands-on time</w:t>
      </w:r>
    </w:p>
    <w:p w14:paraId="0000023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Culture 293T cells in DMEM (10% heat-inactivated FBS). </w:t>
      </w:r>
    </w:p>
    <w:p w14:paraId="00000233" w14:textId="47CB8A61"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Seed 10-12 million 293T cells per T225 flask. The number of flasks depends on the library complexity and the infectability of the cells. For example, we use one flask for the 0.5M barcode library or six T225 flasks for the </w:t>
      </w:r>
      <w:r w:rsidR="00EC4D04">
        <w:rPr>
          <w:color w:val="000000"/>
        </w:rPr>
        <w:t>8-</w:t>
      </w:r>
      <w:r>
        <w:rPr>
          <w:color w:val="000000"/>
        </w:rPr>
        <w:t xml:space="preserve">12M barcode library when carrying out </w:t>
      </w:r>
      <w:proofErr w:type="spellStart"/>
      <w:r>
        <w:rPr>
          <w:color w:val="000000"/>
        </w:rPr>
        <w:t>lentiMPRA</w:t>
      </w:r>
      <w:proofErr w:type="spellEnd"/>
      <w:r>
        <w:rPr>
          <w:color w:val="000000"/>
        </w:rPr>
        <w:t xml:space="preserve"> in HepG2 cells.</w:t>
      </w:r>
    </w:p>
    <w:p w14:paraId="0000023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cells for 2 days.</w:t>
      </w:r>
    </w:p>
    <w:p w14:paraId="0000023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Prepare premixtures A and B as follows;</w:t>
      </w:r>
    </w:p>
    <w:p w14:paraId="00000236" w14:textId="77777777" w:rsidR="00603B99" w:rsidRDefault="00790ABA">
      <w:r>
        <w:t xml:space="preserve">Premix A; 700 </w:t>
      </w:r>
      <w:proofErr w:type="spellStart"/>
      <w:r>
        <w:t>μL</w:t>
      </w:r>
      <w:proofErr w:type="spellEnd"/>
      <w:r>
        <w:t xml:space="preserve">/flask OPTI-MEM and 60 </w:t>
      </w:r>
      <w:proofErr w:type="spellStart"/>
      <w:r>
        <w:t>μL</w:t>
      </w:r>
      <w:proofErr w:type="spellEnd"/>
      <w:r>
        <w:t xml:space="preserve">/flask </w:t>
      </w:r>
      <w:proofErr w:type="spellStart"/>
      <w:r>
        <w:t>EndoFection</w:t>
      </w:r>
      <w:proofErr w:type="spellEnd"/>
      <w:r>
        <w:t>.</w:t>
      </w:r>
    </w:p>
    <w:p w14:paraId="00000237" w14:textId="77777777" w:rsidR="00603B99" w:rsidRDefault="00790ABA">
      <w:r>
        <w:t xml:space="preserve">Premix B; 700 </w:t>
      </w:r>
      <w:proofErr w:type="spellStart"/>
      <w:r>
        <w:t>μL</w:t>
      </w:r>
      <w:proofErr w:type="spellEnd"/>
      <w:r>
        <w:t xml:space="preserve">/flask OPTI-MEM, 10 </w:t>
      </w:r>
      <w:proofErr w:type="spellStart"/>
      <w:r>
        <w:t>μg</w:t>
      </w:r>
      <w:proofErr w:type="spellEnd"/>
      <w:r>
        <w:t xml:space="preserve">/flask plasmid library, 6.5 </w:t>
      </w:r>
      <w:proofErr w:type="spellStart"/>
      <w:r>
        <w:t>μg</w:t>
      </w:r>
      <w:proofErr w:type="spellEnd"/>
      <w:r>
        <w:t xml:space="preserve">/flask psPAX2, and 3.5 </w:t>
      </w:r>
      <w:proofErr w:type="spellStart"/>
      <w:r>
        <w:t>μg</w:t>
      </w:r>
      <w:proofErr w:type="spellEnd"/>
      <w:r>
        <w:t>/flask pMD2.G.</w:t>
      </w:r>
    </w:p>
    <w:p w14:paraId="00000238"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Transfer premix A into premix B by pipetting and mix the mixture by inverting the tube.</w:t>
      </w:r>
    </w:p>
    <w:p w14:paraId="00000239"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tube at room temperature for 15 min.</w:t>
      </w:r>
    </w:p>
    <w:p w14:paraId="0000023A" w14:textId="3097C4A8" w:rsidR="00603B99" w:rsidRDefault="00790ABA">
      <w:pPr>
        <w:widowControl w:val="0"/>
        <w:numPr>
          <w:ilvl w:val="0"/>
          <w:numId w:val="2"/>
        </w:numPr>
        <w:pBdr>
          <w:top w:val="nil"/>
          <w:left w:val="nil"/>
          <w:bottom w:val="nil"/>
          <w:right w:val="nil"/>
          <w:between w:val="nil"/>
        </w:pBdr>
        <w:jc w:val="both"/>
        <w:rPr>
          <w:color w:val="000000"/>
        </w:rPr>
      </w:pPr>
      <w:r>
        <w:rPr>
          <w:color w:val="000000"/>
        </w:rPr>
        <w:t>Add 1.4 mL</w:t>
      </w:r>
      <w:r w:rsidR="00B01766">
        <w:rPr>
          <w:color w:val="000000"/>
        </w:rPr>
        <w:t>/flask</w:t>
      </w:r>
      <w:r>
        <w:rPr>
          <w:color w:val="000000"/>
        </w:rPr>
        <w:t xml:space="preserve"> of the mixture into 293T cells.</w:t>
      </w:r>
    </w:p>
    <w:p w14:paraId="0000023B"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cells for 8-14 h.</w:t>
      </w:r>
    </w:p>
    <w:p w14:paraId="0000023C" w14:textId="77777777" w:rsidR="00603B99" w:rsidRDefault="00790ABA">
      <w:r>
        <w:rPr>
          <w:b/>
          <w:color w:val="FF0000"/>
        </w:rPr>
        <w:t>CAUTION</w:t>
      </w:r>
      <w:r>
        <w:t xml:space="preserve"> During the following procedure, the liquid and plastic waste should be discarded into 10% bleach, as they are contaminated with lentivirus. Culture plates and tubes for storage should be clearly labeled as lentiviral contaminants.</w:t>
      </w:r>
    </w:p>
    <w:p w14:paraId="0000023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Replace the media by 30 mL/flask of DMEM (5% heat-inactivated FBS) supplemented with 1x </w:t>
      </w:r>
      <w:proofErr w:type="spellStart"/>
      <w:r>
        <w:rPr>
          <w:color w:val="000000"/>
        </w:rPr>
        <w:t>ViralBoost</w:t>
      </w:r>
      <w:proofErr w:type="spellEnd"/>
      <w:r>
        <w:rPr>
          <w:color w:val="000000"/>
        </w:rPr>
        <w:t xml:space="preserve"> reagent (60 </w:t>
      </w:r>
      <w:proofErr w:type="spellStart"/>
      <w:r>
        <w:rPr>
          <w:color w:val="000000"/>
        </w:rPr>
        <w:t>μL</w:t>
      </w:r>
      <w:proofErr w:type="spellEnd"/>
      <w:r>
        <w:rPr>
          <w:color w:val="000000"/>
        </w:rPr>
        <w:t xml:space="preserve"> reagent per 30 mL medium).</w:t>
      </w:r>
    </w:p>
    <w:p w14:paraId="0000023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cells for 36-48 h.</w:t>
      </w:r>
    </w:p>
    <w:p w14:paraId="0000023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Check GFP expression using fluorescent microscope. GFP expression depends on the library design. If the majority of the CRSs in the library are active enhancers, the cells should have strong GFP expression.</w:t>
      </w:r>
    </w:p>
    <w:p w14:paraId="0000024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lastRenderedPageBreak/>
        <w:t xml:space="preserve">Filter the supernatant through 0.45 </w:t>
      </w:r>
      <w:proofErr w:type="spellStart"/>
      <w:r>
        <w:rPr>
          <w:color w:val="000000"/>
        </w:rPr>
        <w:t>μm</w:t>
      </w:r>
      <w:proofErr w:type="spellEnd"/>
      <w:r>
        <w:rPr>
          <w:color w:val="000000"/>
        </w:rPr>
        <w:t xml:space="preserve"> PES filter system. Use multiple filters (one filter up to three T225 flasks), so as not to get clogged.</w:t>
      </w:r>
    </w:p>
    <w:p w14:paraId="0000024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Transfer the flow-through into multiple 50 mL tubes (30 mL per tube).</w:t>
      </w:r>
    </w:p>
    <w:p w14:paraId="0000024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1/3 volume (10 mL per tube) of </w:t>
      </w:r>
      <w:proofErr w:type="spellStart"/>
      <w:r>
        <w:rPr>
          <w:color w:val="000000"/>
        </w:rPr>
        <w:t>Lenti</w:t>
      </w:r>
      <w:proofErr w:type="spellEnd"/>
      <w:r>
        <w:rPr>
          <w:color w:val="000000"/>
        </w:rPr>
        <w:t>-X concentrator reagent, close the lid tightly and mix gently by inverting the tubes.</w:t>
      </w:r>
    </w:p>
    <w:p w14:paraId="00000243"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Seal the lid with parafilm and place the tube in a refrigerator at 4°C for at least </w:t>
      </w:r>
      <w:r>
        <w:t>4</w:t>
      </w:r>
      <w:r>
        <w:rPr>
          <w:color w:val="000000"/>
        </w:rPr>
        <w:t xml:space="preserve"> h.</w:t>
      </w:r>
    </w:p>
    <w:p w14:paraId="00000244" w14:textId="77777777" w:rsidR="00603B99" w:rsidRDefault="00790ABA">
      <w:r>
        <w:rPr>
          <w:b/>
          <w:color w:val="00B050"/>
        </w:rPr>
        <w:t>PAUSE POINT</w:t>
      </w:r>
      <w:r>
        <w:rPr>
          <w:b/>
        </w:rPr>
        <w:t xml:space="preserve"> </w:t>
      </w:r>
      <w:r>
        <w:t>The tubes can be stored at 4°C up to one week.</w:t>
      </w:r>
    </w:p>
    <w:p w14:paraId="0000024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Centrifuge the tubes at 1,500 g for 45 mins at 4°C</w:t>
      </w:r>
    </w:p>
    <w:p w14:paraId="00000246"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Discard supernatant into 10% bleach by gentle decanting.</w:t>
      </w:r>
    </w:p>
    <w:p w14:paraId="00000247"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Discard the </w:t>
      </w:r>
      <w:r>
        <w:t>remainder</w:t>
      </w:r>
      <w:r>
        <w:rPr>
          <w:color w:val="000000"/>
        </w:rPr>
        <w:t xml:space="preserve"> of supernatant into 10% bleach by pipetting without disturbing the pellet.</w:t>
      </w:r>
    </w:p>
    <w:p w14:paraId="00000248"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Gently resuspend the pellet in cold DPBS. We usually use 600 </w:t>
      </w:r>
      <w:proofErr w:type="spellStart"/>
      <w:r>
        <w:rPr>
          <w:color w:val="000000"/>
        </w:rPr>
        <w:t>μL</w:t>
      </w:r>
      <w:proofErr w:type="spellEnd"/>
      <w:r>
        <w:rPr>
          <w:color w:val="000000"/>
        </w:rPr>
        <w:t xml:space="preserve"> DPBS </w:t>
      </w:r>
      <w:r>
        <w:t>per T225</w:t>
      </w:r>
      <w:r>
        <w:rPr>
          <w:color w:val="000000"/>
        </w:rPr>
        <w:t xml:space="preserve"> flask.</w:t>
      </w:r>
    </w:p>
    <w:p w14:paraId="00000249"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Store the lentivirus at 4°C.</w:t>
      </w:r>
    </w:p>
    <w:p w14:paraId="0000024A" w14:textId="77777777" w:rsidR="00603B99" w:rsidRDefault="00790ABA">
      <w:r>
        <w:rPr>
          <w:b/>
          <w:color w:val="00B050"/>
        </w:rPr>
        <w:t>PAUSE POINT</w:t>
      </w:r>
      <w:r>
        <w:rPr>
          <w:b/>
        </w:rPr>
        <w:t xml:space="preserve"> </w:t>
      </w:r>
      <w:r>
        <w:t>The virus can be stored at 4°C up to three weeks.</w:t>
      </w:r>
    </w:p>
    <w:p w14:paraId="0000024B" w14:textId="77777777" w:rsidR="00603B99" w:rsidRDefault="00790ABA">
      <w:pPr>
        <w:rPr>
          <w:b/>
          <w:color w:val="7030A0"/>
        </w:rPr>
      </w:pPr>
      <w:r>
        <w:rPr>
          <w:b/>
          <w:color w:val="7030A0"/>
        </w:rPr>
        <w:t xml:space="preserve">CRITICAL </w:t>
      </w:r>
      <w:r>
        <w:t>We do not recommend freezing the virus, especially in case of high complexity libraries, because freeze-thawing significantly decreases the viral titer. We did not see drastic loss of the viral titer when stored at 4°C up to three weeks. The following infection experiments should be done within three weeks.</w:t>
      </w:r>
    </w:p>
    <w:p w14:paraId="0000024C" w14:textId="77777777" w:rsidR="00603B99" w:rsidRDefault="00603B99"/>
    <w:p w14:paraId="0000024D" w14:textId="77777777" w:rsidR="00603B99" w:rsidRDefault="00790ABA">
      <w:pPr>
        <w:rPr>
          <w:b/>
        </w:rPr>
      </w:pPr>
      <w:r>
        <w:rPr>
          <w:b/>
        </w:rPr>
        <w:t xml:space="preserve">Lentivirus titration </w:t>
      </w:r>
      <w:r>
        <w:rPr>
          <w:b/>
          <w:color w:val="FF9900"/>
        </w:rPr>
        <w:t>TIMING</w:t>
      </w:r>
      <w:r>
        <w:rPr>
          <w:b/>
        </w:rPr>
        <w:t xml:space="preserve"> &gt;4 d cell culture and transfection plus 3 h hands-on time</w:t>
      </w:r>
    </w:p>
    <w:p w14:paraId="0000024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Infect the lentivirus library (0, 1, 2, 4, 8, 16, 32, 64 </w:t>
      </w:r>
      <w:proofErr w:type="spellStart"/>
      <w:r>
        <w:rPr>
          <w:color w:val="000000"/>
        </w:rPr>
        <w:t>μL</w:t>
      </w:r>
      <w:proofErr w:type="spellEnd"/>
      <w:r>
        <w:rPr>
          <w:color w:val="000000"/>
        </w:rPr>
        <w:t xml:space="preserve">) into the cells to be used, extract genomic DNA from the cells, and perform qPCR as described in </w:t>
      </w:r>
      <w:r>
        <w:rPr>
          <w:b/>
          <w:color w:val="000000"/>
        </w:rPr>
        <w:t>Box 1</w:t>
      </w:r>
      <w:r>
        <w:rPr>
          <w:color w:val="000000"/>
        </w:rPr>
        <w:t xml:space="preserve"> (steps 1-14).</w:t>
      </w:r>
    </w:p>
    <w:p w14:paraId="0000024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Plot the MOI for each condition and draw a linear approximation with the virus volume on the X-axis and the MOI on the Y-axis (</w:t>
      </w:r>
      <w:r>
        <w:rPr>
          <w:b/>
          <w:color w:val="000000"/>
        </w:rPr>
        <w:t>Supplementary Table 2</w:t>
      </w:r>
      <w:r>
        <w:rPr>
          <w:color w:val="000000"/>
        </w:rPr>
        <w:t xml:space="preserve">). </w:t>
      </w:r>
    </w:p>
    <w:p w14:paraId="00000250" w14:textId="17EB50D2" w:rsidR="00603B99" w:rsidRDefault="006B7686">
      <w:pPr>
        <w:widowControl w:val="0"/>
        <w:numPr>
          <w:ilvl w:val="0"/>
          <w:numId w:val="2"/>
        </w:numPr>
        <w:pBdr>
          <w:top w:val="nil"/>
          <w:left w:val="nil"/>
          <w:bottom w:val="nil"/>
          <w:right w:val="nil"/>
          <w:between w:val="nil"/>
        </w:pBdr>
        <w:jc w:val="both"/>
        <w:rPr>
          <w:color w:val="000000"/>
        </w:rPr>
      </w:pPr>
      <w:r>
        <w:rPr>
          <w:color w:val="000000"/>
        </w:rPr>
        <w:t xml:space="preserve">Based on its slope and the number of cells seeded, calculate the </w:t>
      </w:r>
      <w:r w:rsidR="00790ABA">
        <w:rPr>
          <w:color w:val="000000"/>
        </w:rPr>
        <w:t>virus titer (TU/</w:t>
      </w:r>
      <w:proofErr w:type="spellStart"/>
      <w:r w:rsidR="00790ABA">
        <w:rPr>
          <w:color w:val="000000"/>
        </w:rPr>
        <w:t>μL</w:t>
      </w:r>
      <w:proofErr w:type="spellEnd"/>
      <w:r w:rsidR="00790ABA">
        <w:rPr>
          <w:color w:val="000000"/>
        </w:rPr>
        <w:t xml:space="preserve">) using </w:t>
      </w:r>
      <w:r w:rsidR="00790ABA">
        <w:rPr>
          <w:b/>
          <w:color w:val="000000"/>
        </w:rPr>
        <w:t xml:space="preserve">Supplementary Table </w:t>
      </w:r>
      <w:r>
        <w:rPr>
          <w:b/>
          <w:color w:val="000000"/>
        </w:rPr>
        <w:t>1</w:t>
      </w:r>
      <w:r w:rsidR="00790ABA">
        <w:rPr>
          <w:color w:val="000000"/>
        </w:rPr>
        <w:t>.</w:t>
      </w:r>
    </w:p>
    <w:p w14:paraId="00000251" w14:textId="77777777" w:rsidR="00603B99" w:rsidRDefault="00603B99"/>
    <w:p w14:paraId="00000252" w14:textId="77777777" w:rsidR="00603B99" w:rsidRDefault="00790ABA">
      <w:pPr>
        <w:rPr>
          <w:b/>
        </w:rPr>
      </w:pPr>
      <w:r>
        <w:rPr>
          <w:b/>
        </w:rPr>
        <w:t xml:space="preserve">Lentivirus infection and DNA/RNA extraction </w:t>
      </w:r>
      <w:r>
        <w:rPr>
          <w:b/>
          <w:color w:val="FF9900"/>
        </w:rPr>
        <w:t>TIMING</w:t>
      </w:r>
      <w:r>
        <w:rPr>
          <w:b/>
        </w:rPr>
        <w:t xml:space="preserve"> &gt;4 d cell culture and transfection plus &gt;3.5 h hands-on time</w:t>
      </w:r>
    </w:p>
    <w:p w14:paraId="00000253" w14:textId="39884B5A" w:rsidR="00603B99" w:rsidRDefault="00790ABA">
      <w:pPr>
        <w:widowControl w:val="0"/>
        <w:numPr>
          <w:ilvl w:val="0"/>
          <w:numId w:val="2"/>
        </w:numPr>
        <w:pBdr>
          <w:top w:val="nil"/>
          <w:left w:val="nil"/>
          <w:bottom w:val="nil"/>
          <w:right w:val="nil"/>
          <w:between w:val="nil"/>
        </w:pBdr>
        <w:jc w:val="both"/>
        <w:rPr>
          <w:color w:val="000000"/>
        </w:rPr>
      </w:pPr>
      <w:r>
        <w:rPr>
          <w:color w:val="000000"/>
        </w:rPr>
        <w:t>Determine the number of integrations per barcode (i.e. total number of a particular barcode existing in entire cell population). We recommend a range between 50 and 500 integrations per barcode. Fewer numbers increase the risk of barcode loss during the downstream procedure. Higher numbers are better but increase the cost (</w:t>
      </w:r>
      <w:r>
        <w:rPr>
          <w:b/>
          <w:color w:val="000000"/>
        </w:rPr>
        <w:t xml:space="preserve">Supplementary Table </w:t>
      </w:r>
      <w:r w:rsidR="006B7686">
        <w:rPr>
          <w:b/>
          <w:color w:val="000000"/>
        </w:rPr>
        <w:t>1</w:t>
      </w:r>
      <w:r>
        <w:rPr>
          <w:color w:val="000000"/>
        </w:rPr>
        <w:t>).</w:t>
      </w:r>
    </w:p>
    <w:p w14:paraId="00000254" w14:textId="3CBF84FA"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Seed appropriate number of cells in 10 cm or 15 cm dishes. The number of cells required is determined as total barcode integrations (total number of any barcodes existing </w:t>
      </w:r>
      <w:r>
        <w:t>in the entire</w:t>
      </w:r>
      <w:r>
        <w:rPr>
          <w:color w:val="000000"/>
        </w:rPr>
        <w:t xml:space="preserve"> cell population) divided by MOI of the cells (</w:t>
      </w:r>
      <w:r>
        <w:rPr>
          <w:b/>
          <w:color w:val="000000"/>
        </w:rPr>
        <w:t xml:space="preserve">Supplementary Table </w:t>
      </w:r>
      <w:r w:rsidR="006B7686">
        <w:rPr>
          <w:b/>
          <w:color w:val="000000"/>
        </w:rPr>
        <w:t>1</w:t>
      </w:r>
      <w:r>
        <w:rPr>
          <w:color w:val="000000"/>
        </w:rPr>
        <w:t>). Three independent biological replicates should be performed.</w:t>
      </w:r>
    </w:p>
    <w:p w14:paraId="0000025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cells overnight.</w:t>
      </w:r>
    </w:p>
    <w:p w14:paraId="00000256"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Refresh culture media with adding polybrene at the appropriate concentration (</w:t>
      </w:r>
      <w:r>
        <w:rPr>
          <w:b/>
          <w:color w:val="000000"/>
        </w:rPr>
        <w:t>Box 1</w:t>
      </w:r>
      <w:r>
        <w:rPr>
          <w:color w:val="000000"/>
        </w:rPr>
        <w:t>).</w:t>
      </w:r>
    </w:p>
    <w:p w14:paraId="00000257" w14:textId="1A5D3706" w:rsidR="00603B99" w:rsidRDefault="00790ABA">
      <w:pPr>
        <w:widowControl w:val="0"/>
        <w:numPr>
          <w:ilvl w:val="0"/>
          <w:numId w:val="2"/>
        </w:numPr>
        <w:pBdr>
          <w:top w:val="nil"/>
          <w:left w:val="nil"/>
          <w:bottom w:val="nil"/>
          <w:right w:val="nil"/>
          <w:between w:val="nil"/>
        </w:pBdr>
        <w:jc w:val="both"/>
        <w:rPr>
          <w:color w:val="000000"/>
        </w:rPr>
      </w:pPr>
      <w:r>
        <w:rPr>
          <w:color w:val="000000"/>
        </w:rPr>
        <w:t>Add appropriate amount of the lentivirus library. The volume of virus required is given as total barcode integrations divided by virus titer (</w:t>
      </w:r>
      <w:r>
        <w:rPr>
          <w:b/>
          <w:color w:val="000000"/>
        </w:rPr>
        <w:t xml:space="preserve">Supplementary Table </w:t>
      </w:r>
      <w:r w:rsidR="006B7686">
        <w:rPr>
          <w:b/>
          <w:color w:val="000000"/>
        </w:rPr>
        <w:t>1</w:t>
      </w:r>
      <w:r>
        <w:rPr>
          <w:color w:val="000000"/>
        </w:rPr>
        <w:t>).</w:t>
      </w:r>
    </w:p>
    <w:p w14:paraId="00000258"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Refresh the culture media with no polybrene the following day. </w:t>
      </w:r>
    </w:p>
    <w:p w14:paraId="00000259"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After two days (three days culture in total), check GFP fluorescence to confirm proper lentiviral integration and expression (</w:t>
      </w:r>
      <w:r>
        <w:rPr>
          <w:b/>
          <w:color w:val="000000"/>
        </w:rPr>
        <w:t>Fig. 1i</w:t>
      </w:r>
      <w:r>
        <w:rPr>
          <w:color w:val="000000"/>
        </w:rPr>
        <w:t>). GFP expression depends on the library design.</w:t>
      </w:r>
    </w:p>
    <w:p w14:paraId="0000025A"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Remove the culture media and wash the cells with DPBS three times. Remove DPBS completely.</w:t>
      </w:r>
    </w:p>
    <w:p w14:paraId="0000025B"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RLT plus lysis buffer supplemented with 2-mercaptoethanol. We usually use 1200 </w:t>
      </w:r>
      <w:proofErr w:type="spellStart"/>
      <w:r>
        <w:rPr>
          <w:color w:val="000000"/>
        </w:rPr>
        <w:t>μL</w:t>
      </w:r>
      <w:proofErr w:type="spellEnd"/>
      <w:r>
        <w:rPr>
          <w:color w:val="000000"/>
        </w:rPr>
        <w:t xml:space="preserve"> or 2400 </w:t>
      </w:r>
      <w:proofErr w:type="spellStart"/>
      <w:r>
        <w:rPr>
          <w:color w:val="000000"/>
        </w:rPr>
        <w:t>μL</w:t>
      </w:r>
      <w:proofErr w:type="spellEnd"/>
      <w:r>
        <w:rPr>
          <w:color w:val="000000"/>
        </w:rPr>
        <w:t xml:space="preserve"> lysis buffer </w:t>
      </w:r>
      <w:r>
        <w:t>per 10</w:t>
      </w:r>
      <w:r>
        <w:rPr>
          <w:color w:val="000000"/>
        </w:rPr>
        <w:t xml:space="preserve"> cm dish or 15 cm dish, respectively.</w:t>
      </w:r>
    </w:p>
    <w:p w14:paraId="0000025C"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Scrape the cells using a cell lifter and homogenize the cell lysis using a 3 mL syringe and 20G needle. </w:t>
      </w:r>
    </w:p>
    <w:p w14:paraId="0000025D" w14:textId="77777777" w:rsidR="00603B99" w:rsidRDefault="00790ABA">
      <w:r>
        <w:rPr>
          <w:b/>
          <w:color w:val="00B050"/>
        </w:rPr>
        <w:t>PAUSE POINT</w:t>
      </w:r>
      <w:r>
        <w:rPr>
          <w:b/>
        </w:rPr>
        <w:t xml:space="preserve"> </w:t>
      </w:r>
      <w:r>
        <w:t>The cell lysate can be frozen and stored at -80°C for months.</w:t>
      </w:r>
    </w:p>
    <w:p w14:paraId="0000025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Transfer the lysate to DNA columns. Use two or four columns per 10 cm dish or 15 cm dish, respectively. </w:t>
      </w:r>
    </w:p>
    <w:p w14:paraId="0000025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Extract genomic DNA and total RNA simultaneously using the </w:t>
      </w:r>
      <w:proofErr w:type="spellStart"/>
      <w:r>
        <w:rPr>
          <w:color w:val="000000"/>
        </w:rPr>
        <w:t>AllPrep</w:t>
      </w:r>
      <w:proofErr w:type="spellEnd"/>
      <w:r>
        <w:rPr>
          <w:color w:val="000000"/>
        </w:rPr>
        <w:t xml:space="preserve"> DNA/RNA mini kit according to manufacturer’s protocol.</w:t>
      </w:r>
      <w:r>
        <w:rPr>
          <w:b/>
          <w:color w:val="7030A0"/>
        </w:rPr>
        <w:t xml:space="preserve"> </w:t>
      </w:r>
      <w:r>
        <w:rPr>
          <w:color w:val="000000"/>
        </w:rPr>
        <w:t xml:space="preserve">For RNA samples, perform DNase treatment </w:t>
      </w:r>
      <w:proofErr w:type="spellStart"/>
      <w:r>
        <w:rPr>
          <w:color w:val="000000"/>
        </w:rPr>
        <w:t>inbetween</w:t>
      </w:r>
      <w:proofErr w:type="spellEnd"/>
      <w:r>
        <w:rPr>
          <w:color w:val="000000"/>
        </w:rPr>
        <w:t xml:space="preserve"> two of the 350 </w:t>
      </w:r>
      <w:proofErr w:type="spellStart"/>
      <w:r>
        <w:rPr>
          <w:color w:val="000000"/>
        </w:rPr>
        <w:t>μL</w:t>
      </w:r>
      <w:proofErr w:type="spellEnd"/>
      <w:r>
        <w:rPr>
          <w:color w:val="000000"/>
        </w:rPr>
        <w:t xml:space="preserve"> RW1 washes using Qiagen’s RNase-free DNase set, according to the manufacturer’s protocol.</w:t>
      </w:r>
    </w:p>
    <w:p w14:paraId="0000026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Elute DNA in 30 </w:t>
      </w:r>
      <w:proofErr w:type="spellStart"/>
      <w:r>
        <w:rPr>
          <w:color w:val="000000"/>
        </w:rPr>
        <w:t>μL</w:t>
      </w:r>
      <w:proofErr w:type="spellEnd"/>
      <w:r>
        <w:rPr>
          <w:color w:val="000000"/>
        </w:rPr>
        <w:t>/column of EB and combine each replicate in a single tube. Keep each of the three replicates separated.</w:t>
      </w:r>
    </w:p>
    <w:p w14:paraId="0000026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lastRenderedPageBreak/>
        <w:t xml:space="preserve">Elute RNA in 30 </w:t>
      </w:r>
      <w:proofErr w:type="spellStart"/>
      <w:r>
        <w:rPr>
          <w:color w:val="000000"/>
        </w:rPr>
        <w:t>μL</w:t>
      </w:r>
      <w:proofErr w:type="spellEnd"/>
      <w:r>
        <w:rPr>
          <w:color w:val="000000"/>
        </w:rPr>
        <w:t>/column of RNase-free H2O and combine each replicate in a single tube. Keep each of the three replicates separated.</w:t>
      </w:r>
    </w:p>
    <w:p w14:paraId="0000026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Measure the concentration of DNA and RNA samples using a Nanodrop. At least 12 </w:t>
      </w:r>
      <w:proofErr w:type="spellStart"/>
      <w:r>
        <w:rPr>
          <w:color w:val="000000"/>
        </w:rPr>
        <w:t>μg</w:t>
      </w:r>
      <w:proofErr w:type="spellEnd"/>
      <w:r>
        <w:rPr>
          <w:color w:val="000000"/>
        </w:rPr>
        <w:t xml:space="preserve"> DNA and 60 </w:t>
      </w:r>
      <w:proofErr w:type="spellStart"/>
      <w:r>
        <w:rPr>
          <w:color w:val="000000"/>
        </w:rPr>
        <w:t>μg</w:t>
      </w:r>
      <w:proofErr w:type="spellEnd"/>
      <w:r>
        <w:rPr>
          <w:color w:val="000000"/>
        </w:rPr>
        <w:t xml:space="preserve"> RNA per replicate are required.</w:t>
      </w:r>
    </w:p>
    <w:p w14:paraId="00000263" w14:textId="77777777" w:rsidR="00603B99" w:rsidRDefault="00790ABA">
      <w:r>
        <w:rPr>
          <w:b/>
          <w:color w:val="00B050"/>
        </w:rPr>
        <w:t>PAUSE POINT</w:t>
      </w:r>
      <w:r>
        <w:rPr>
          <w:b/>
        </w:rPr>
        <w:t xml:space="preserve"> </w:t>
      </w:r>
      <w:r>
        <w:t>DNA can be stored at -20°C for years. RNA can be stored at -80°C for months.</w:t>
      </w:r>
    </w:p>
    <w:p w14:paraId="00000264" w14:textId="77777777" w:rsidR="00603B99" w:rsidRDefault="00603B99">
      <w:pPr>
        <w:widowControl w:val="0"/>
        <w:pBdr>
          <w:top w:val="nil"/>
          <w:left w:val="nil"/>
          <w:bottom w:val="nil"/>
          <w:right w:val="nil"/>
          <w:between w:val="nil"/>
        </w:pBdr>
        <w:ind w:left="360" w:hanging="720"/>
        <w:jc w:val="both"/>
        <w:rPr>
          <w:color w:val="000000"/>
        </w:rPr>
      </w:pPr>
    </w:p>
    <w:p w14:paraId="00000265" w14:textId="77777777" w:rsidR="00603B99" w:rsidRDefault="00790ABA">
      <w:pPr>
        <w:widowControl w:val="0"/>
        <w:jc w:val="both"/>
        <w:rPr>
          <w:b/>
        </w:rPr>
      </w:pPr>
      <w:r>
        <w:rPr>
          <w:b/>
        </w:rPr>
        <w:t xml:space="preserve">Reverse transcription </w:t>
      </w:r>
      <w:r>
        <w:rPr>
          <w:b/>
          <w:color w:val="FF9900"/>
        </w:rPr>
        <w:t>TIMING</w:t>
      </w:r>
      <w:r>
        <w:rPr>
          <w:b/>
        </w:rPr>
        <w:t xml:space="preserve"> 4 h</w:t>
      </w:r>
    </w:p>
    <w:p w14:paraId="00000266"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(Optional) Extract mRNA from the total RNA samples using </w:t>
      </w:r>
      <w:proofErr w:type="spellStart"/>
      <w:r>
        <w:rPr>
          <w:color w:val="000000"/>
        </w:rPr>
        <w:t>Oligotex</w:t>
      </w:r>
      <w:proofErr w:type="spellEnd"/>
      <w:r>
        <w:rPr>
          <w:color w:val="000000"/>
        </w:rPr>
        <w:t xml:space="preserve"> mRNA mini kit according to the manufacturer’s protocol. mRNA should be eluted from the </w:t>
      </w:r>
      <w:proofErr w:type="spellStart"/>
      <w:r>
        <w:rPr>
          <w:color w:val="000000"/>
        </w:rPr>
        <w:t>oligotex</w:t>
      </w:r>
      <w:proofErr w:type="spellEnd"/>
      <w:r>
        <w:rPr>
          <w:color w:val="000000"/>
        </w:rPr>
        <w:t xml:space="preserve"> beads in 90 </w:t>
      </w:r>
      <w:proofErr w:type="spellStart"/>
      <w:r>
        <w:rPr>
          <w:color w:val="000000"/>
        </w:rPr>
        <w:t>μL</w:t>
      </w:r>
      <w:proofErr w:type="spellEnd"/>
      <w:r>
        <w:rPr>
          <w:color w:val="000000"/>
        </w:rPr>
        <w:t xml:space="preserve"> OEB.</w:t>
      </w:r>
    </w:p>
    <w:p w14:paraId="00000267"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Treat RNA samples with DNase using the TURBO DNA-free kit following “Rigorous DNase treatment” following the manufacturer’s protocol. As the RNA sample is already treated with DNase during the </w:t>
      </w:r>
      <w:proofErr w:type="spellStart"/>
      <w:r>
        <w:rPr>
          <w:color w:val="000000"/>
        </w:rPr>
        <w:t>AllPrep</w:t>
      </w:r>
      <w:proofErr w:type="spellEnd"/>
      <w:r>
        <w:rPr>
          <w:color w:val="000000"/>
        </w:rPr>
        <w:t xml:space="preserve"> procedure (step 118), TURBO DNase treatment can be done using a high concentration condition without any dilution.</w:t>
      </w:r>
    </w:p>
    <w:p w14:paraId="00000268" w14:textId="0F41D4A5"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Measure the RNA concentration using the Qubit RNA HS. At least 1.2 </w:t>
      </w:r>
      <w:proofErr w:type="spellStart"/>
      <w:r>
        <w:rPr>
          <w:color w:val="000000"/>
        </w:rPr>
        <w:t>μg</w:t>
      </w:r>
      <w:proofErr w:type="spellEnd"/>
      <w:r>
        <w:rPr>
          <w:color w:val="000000"/>
        </w:rPr>
        <w:t xml:space="preserve"> mRNA or 60 </w:t>
      </w:r>
      <w:proofErr w:type="spellStart"/>
      <w:r>
        <w:rPr>
          <w:color w:val="000000"/>
        </w:rPr>
        <w:t>μg</w:t>
      </w:r>
      <w:proofErr w:type="spellEnd"/>
      <w:r>
        <w:rPr>
          <w:color w:val="000000"/>
        </w:rPr>
        <w:t xml:space="preserve"> total RNA per replicate is required</w:t>
      </w:r>
      <w:r w:rsidR="00EC4D04">
        <w:rPr>
          <w:rFonts w:hint="eastAsia"/>
          <w:color w:val="000000"/>
        </w:rPr>
        <w:t xml:space="preserve"> </w:t>
      </w:r>
      <w:r w:rsidR="00EC4D04">
        <w:rPr>
          <w:color w:val="000000"/>
        </w:rPr>
        <w:t>for a low complexity library (0.5-2M total barcodes)</w:t>
      </w:r>
      <w:r>
        <w:rPr>
          <w:color w:val="000000"/>
        </w:rPr>
        <w:t>.</w:t>
      </w:r>
    </w:p>
    <w:p w14:paraId="00000269" w14:textId="77777777" w:rsidR="00603B99" w:rsidRDefault="00790ABA">
      <w:r>
        <w:rPr>
          <w:b/>
          <w:color w:val="00B050"/>
        </w:rPr>
        <w:t>PAUSE POINT</w:t>
      </w:r>
      <w:r>
        <w:rPr>
          <w:b/>
        </w:rPr>
        <w:t xml:space="preserve"> </w:t>
      </w:r>
      <w:r>
        <w:t>DNase-treated RNA can be stored at -80°C for months.</w:t>
      </w:r>
    </w:p>
    <w:p w14:paraId="0000026A"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For three replicates of RNA samples, perform a reverse-transcription reaction in 8-strip PCR tubes. This reaction adds 16-bp unique molecular identifier (UMI) and P7 </w:t>
      </w:r>
      <w:proofErr w:type="spellStart"/>
      <w:r>
        <w:rPr>
          <w:color w:val="000000"/>
        </w:rPr>
        <w:t>flowcell</w:t>
      </w:r>
      <w:proofErr w:type="spellEnd"/>
      <w:r>
        <w:rPr>
          <w:color w:val="000000"/>
        </w:rPr>
        <w:t xml:space="preserve"> sequence downstream of the barcode (</w:t>
      </w:r>
      <w:r>
        <w:rPr>
          <w:b/>
          <w:color w:val="000000"/>
        </w:rPr>
        <w:t>Supplementary Fig. 1e</w:t>
      </w:r>
      <w:r>
        <w:rPr>
          <w:color w:val="000000"/>
        </w:rPr>
        <w:t>).</w:t>
      </w:r>
      <w:sdt>
        <w:sdtPr>
          <w:tag w:val="goog_rdk_29"/>
          <w:id w:val="-531799583"/>
        </w:sdtPr>
        <w:sdtContent>
          <w:commentRangeStart w:id="227"/>
        </w:sdtContent>
      </w:sdt>
      <w:r>
        <w:rPr>
          <w:color w:val="000000"/>
        </w:rPr>
        <w:t xml:space="preserve"> For a high complexity library (8-12M total barcodes), we recommend to multiply by 4X the reaction.</w:t>
      </w:r>
      <w:commentRangeEnd w:id="227"/>
      <w:r>
        <w:commentReference w:id="227"/>
      </w:r>
    </w:p>
    <w:tbl>
      <w:tblPr>
        <w:tblStyle w:val="aff0"/>
        <w:tblW w:w="10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0"/>
        <w:gridCol w:w="4485"/>
        <w:gridCol w:w="1575"/>
      </w:tblGrid>
      <w:tr w:rsidR="00603B99" w14:paraId="3BD8C56E" w14:textId="77777777">
        <w:tc>
          <w:tcPr>
            <w:tcW w:w="4380" w:type="dxa"/>
            <w:shd w:val="clear" w:color="auto" w:fill="BFBFBF"/>
          </w:tcPr>
          <w:p w14:paraId="0000026B" w14:textId="77777777" w:rsidR="00603B99" w:rsidRDefault="00790ABA">
            <w:pPr>
              <w:rPr>
                <w:rFonts w:ascii="Arial" w:eastAsia="Arial" w:hAnsi="Arial" w:cs="Arial"/>
              </w:rPr>
            </w:pPr>
            <w:r>
              <w:rPr>
                <w:rFonts w:ascii="Arial" w:eastAsia="Arial" w:hAnsi="Arial" w:cs="Arial"/>
              </w:rPr>
              <w:t>Reagent</w:t>
            </w:r>
          </w:p>
        </w:tc>
        <w:tc>
          <w:tcPr>
            <w:tcW w:w="4485" w:type="dxa"/>
            <w:shd w:val="clear" w:color="auto" w:fill="BFBFBF"/>
          </w:tcPr>
          <w:p w14:paraId="0000026C"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1575" w:type="dxa"/>
            <w:shd w:val="clear" w:color="auto" w:fill="BFBFBF"/>
          </w:tcPr>
          <w:p w14:paraId="0000026D" w14:textId="77777777" w:rsidR="00603B99" w:rsidRDefault="00790ABA">
            <w:pPr>
              <w:rPr>
                <w:rFonts w:ascii="Arial" w:eastAsia="Arial" w:hAnsi="Arial" w:cs="Arial"/>
              </w:rPr>
            </w:pPr>
            <w:r>
              <w:rPr>
                <w:rFonts w:ascii="Arial" w:eastAsia="Arial" w:hAnsi="Arial" w:cs="Arial"/>
              </w:rPr>
              <w:t>Final conc.</w:t>
            </w:r>
          </w:p>
        </w:tc>
      </w:tr>
      <w:tr w:rsidR="00603B99" w14:paraId="061AE0A9" w14:textId="77777777">
        <w:tc>
          <w:tcPr>
            <w:tcW w:w="4380" w:type="dxa"/>
          </w:tcPr>
          <w:p w14:paraId="0000026E" w14:textId="77777777" w:rsidR="00603B99" w:rsidRDefault="00790ABA">
            <w:pPr>
              <w:rPr>
                <w:rFonts w:ascii="Arial" w:eastAsia="Arial" w:hAnsi="Arial" w:cs="Arial"/>
              </w:rPr>
            </w:pPr>
            <w:r>
              <w:rPr>
                <w:rFonts w:ascii="Arial" w:eastAsia="Arial" w:hAnsi="Arial" w:cs="Arial"/>
              </w:rPr>
              <w:t>mRNA or total RNA</w:t>
            </w:r>
          </w:p>
        </w:tc>
        <w:tc>
          <w:tcPr>
            <w:tcW w:w="4485" w:type="dxa"/>
          </w:tcPr>
          <w:p w14:paraId="0000026F" w14:textId="77777777" w:rsidR="00603B99" w:rsidRDefault="00790ABA">
            <w:pPr>
              <w:rPr>
                <w:rFonts w:ascii="Arial" w:eastAsia="Arial" w:hAnsi="Arial" w:cs="Arial"/>
              </w:rPr>
            </w:pPr>
            <w:r>
              <w:rPr>
                <w:rFonts w:ascii="Arial" w:eastAsia="Arial" w:hAnsi="Arial" w:cs="Arial"/>
              </w:rPr>
              <w:t xml:space="preserve">Variable (1.2 </w:t>
            </w:r>
            <w:proofErr w:type="spellStart"/>
            <w:r>
              <w:rPr>
                <w:rFonts w:ascii="Arial" w:eastAsia="Arial" w:hAnsi="Arial" w:cs="Arial"/>
              </w:rPr>
              <w:t>μg</w:t>
            </w:r>
            <w:proofErr w:type="spellEnd"/>
            <w:r>
              <w:rPr>
                <w:rFonts w:ascii="Arial" w:eastAsia="Arial" w:hAnsi="Arial" w:cs="Arial"/>
              </w:rPr>
              <w:t xml:space="preserve"> mRNA or 60 </w:t>
            </w:r>
            <w:proofErr w:type="spellStart"/>
            <w:r>
              <w:rPr>
                <w:rFonts w:ascii="Arial" w:eastAsia="Arial" w:hAnsi="Arial" w:cs="Arial"/>
              </w:rPr>
              <w:t>μg</w:t>
            </w:r>
            <w:proofErr w:type="spellEnd"/>
            <w:r>
              <w:rPr>
                <w:rFonts w:ascii="Arial" w:eastAsia="Arial" w:hAnsi="Arial" w:cs="Arial"/>
              </w:rPr>
              <w:t xml:space="preserve"> total RNA)</w:t>
            </w:r>
          </w:p>
        </w:tc>
        <w:tc>
          <w:tcPr>
            <w:tcW w:w="1575" w:type="dxa"/>
          </w:tcPr>
          <w:p w14:paraId="00000270" w14:textId="77777777" w:rsidR="00603B99" w:rsidRDefault="00603B99">
            <w:pPr>
              <w:rPr>
                <w:rFonts w:ascii="Arial" w:eastAsia="Arial" w:hAnsi="Arial" w:cs="Arial"/>
              </w:rPr>
            </w:pPr>
          </w:p>
        </w:tc>
      </w:tr>
      <w:tr w:rsidR="00603B99" w14:paraId="502962C0" w14:textId="77777777">
        <w:tc>
          <w:tcPr>
            <w:tcW w:w="4380" w:type="dxa"/>
          </w:tcPr>
          <w:p w14:paraId="00000271" w14:textId="77777777" w:rsidR="00603B99" w:rsidRDefault="00790ABA">
            <w:pPr>
              <w:rPr>
                <w:rFonts w:ascii="Arial" w:eastAsia="Arial" w:hAnsi="Arial" w:cs="Arial"/>
              </w:rPr>
            </w:pPr>
            <w:r>
              <w:rPr>
                <w:rFonts w:ascii="Arial" w:eastAsia="Arial" w:hAnsi="Arial" w:cs="Arial"/>
              </w:rPr>
              <w:t xml:space="preserve">P7-pLSmP-ass16UMI-gfp (100 </w:t>
            </w:r>
            <w:proofErr w:type="spellStart"/>
            <w:r>
              <w:rPr>
                <w:rFonts w:ascii="Arial" w:eastAsia="Arial" w:hAnsi="Arial" w:cs="Arial"/>
              </w:rPr>
              <w:t>μM</w:t>
            </w:r>
            <w:proofErr w:type="spellEnd"/>
            <w:r>
              <w:rPr>
                <w:rFonts w:ascii="Arial" w:eastAsia="Arial" w:hAnsi="Arial" w:cs="Arial"/>
              </w:rPr>
              <w:t>)</w:t>
            </w:r>
          </w:p>
        </w:tc>
        <w:tc>
          <w:tcPr>
            <w:tcW w:w="4485" w:type="dxa"/>
          </w:tcPr>
          <w:p w14:paraId="00000272" w14:textId="77777777" w:rsidR="00603B99" w:rsidRDefault="00790ABA">
            <w:pPr>
              <w:rPr>
                <w:rFonts w:ascii="Arial" w:eastAsia="Arial" w:hAnsi="Arial" w:cs="Arial"/>
              </w:rPr>
            </w:pPr>
            <w:r>
              <w:rPr>
                <w:rFonts w:ascii="Arial" w:eastAsia="Arial" w:hAnsi="Arial" w:cs="Arial"/>
              </w:rPr>
              <w:t>0.25</w:t>
            </w:r>
          </w:p>
        </w:tc>
        <w:tc>
          <w:tcPr>
            <w:tcW w:w="1575" w:type="dxa"/>
          </w:tcPr>
          <w:p w14:paraId="00000273" w14:textId="77777777" w:rsidR="00603B99" w:rsidRDefault="00790ABA">
            <w:pPr>
              <w:rPr>
                <w:rFonts w:ascii="Arial" w:eastAsia="Arial" w:hAnsi="Arial" w:cs="Arial"/>
              </w:rPr>
            </w:pPr>
            <w:r>
              <w:rPr>
                <w:rFonts w:ascii="Arial" w:eastAsia="Arial" w:hAnsi="Arial" w:cs="Arial"/>
              </w:rPr>
              <w:t xml:space="preserve">0.25 </w:t>
            </w:r>
            <w:proofErr w:type="spellStart"/>
            <w:r>
              <w:rPr>
                <w:rFonts w:ascii="Arial" w:eastAsia="Arial" w:hAnsi="Arial" w:cs="Arial"/>
              </w:rPr>
              <w:t>μM</w:t>
            </w:r>
            <w:proofErr w:type="spellEnd"/>
          </w:p>
        </w:tc>
      </w:tr>
      <w:tr w:rsidR="00603B99" w14:paraId="5EBE31CC" w14:textId="77777777">
        <w:tc>
          <w:tcPr>
            <w:tcW w:w="4380" w:type="dxa"/>
          </w:tcPr>
          <w:p w14:paraId="00000274" w14:textId="77777777" w:rsidR="00603B99" w:rsidRDefault="00790ABA">
            <w:pPr>
              <w:rPr>
                <w:rFonts w:ascii="Arial" w:eastAsia="Arial" w:hAnsi="Arial" w:cs="Arial"/>
              </w:rPr>
            </w:pPr>
            <w:r>
              <w:rPr>
                <w:rFonts w:ascii="Arial" w:eastAsia="Arial" w:hAnsi="Arial" w:cs="Arial"/>
              </w:rPr>
              <w:t>10 mM dNTP mix</w:t>
            </w:r>
          </w:p>
        </w:tc>
        <w:tc>
          <w:tcPr>
            <w:tcW w:w="4485" w:type="dxa"/>
          </w:tcPr>
          <w:p w14:paraId="00000275" w14:textId="77777777" w:rsidR="00603B99" w:rsidRDefault="00790ABA">
            <w:pPr>
              <w:rPr>
                <w:rFonts w:ascii="Arial" w:eastAsia="Arial" w:hAnsi="Arial" w:cs="Arial"/>
              </w:rPr>
            </w:pPr>
            <w:r>
              <w:rPr>
                <w:rFonts w:ascii="Arial" w:eastAsia="Arial" w:hAnsi="Arial" w:cs="Arial"/>
              </w:rPr>
              <w:t>5</w:t>
            </w:r>
          </w:p>
        </w:tc>
        <w:tc>
          <w:tcPr>
            <w:tcW w:w="1575" w:type="dxa"/>
          </w:tcPr>
          <w:p w14:paraId="00000276" w14:textId="77777777" w:rsidR="00603B99" w:rsidRDefault="00790ABA">
            <w:pPr>
              <w:rPr>
                <w:rFonts w:ascii="Arial" w:eastAsia="Arial" w:hAnsi="Arial" w:cs="Arial"/>
              </w:rPr>
            </w:pPr>
            <w:r>
              <w:rPr>
                <w:rFonts w:ascii="Arial" w:eastAsia="Arial" w:hAnsi="Arial" w:cs="Arial"/>
              </w:rPr>
              <w:t>0.5 mM</w:t>
            </w:r>
          </w:p>
        </w:tc>
      </w:tr>
      <w:tr w:rsidR="00603B99" w14:paraId="418934FA" w14:textId="77777777">
        <w:tc>
          <w:tcPr>
            <w:tcW w:w="4380" w:type="dxa"/>
          </w:tcPr>
          <w:p w14:paraId="00000277" w14:textId="77777777" w:rsidR="00603B99" w:rsidRDefault="00790ABA">
            <w:pPr>
              <w:rPr>
                <w:rFonts w:ascii="Arial" w:eastAsia="Arial" w:hAnsi="Arial" w:cs="Arial"/>
              </w:rPr>
            </w:pPr>
            <w:r>
              <w:rPr>
                <w:rFonts w:ascii="Arial" w:eastAsia="Arial" w:hAnsi="Arial" w:cs="Arial"/>
              </w:rPr>
              <w:t>Ultrapure distilled H2O</w:t>
            </w:r>
          </w:p>
        </w:tc>
        <w:tc>
          <w:tcPr>
            <w:tcW w:w="4485" w:type="dxa"/>
          </w:tcPr>
          <w:p w14:paraId="00000278" w14:textId="77777777" w:rsidR="00603B99" w:rsidRDefault="00790ABA">
            <w:pPr>
              <w:rPr>
                <w:rFonts w:ascii="Arial" w:eastAsia="Arial" w:hAnsi="Arial" w:cs="Arial"/>
              </w:rPr>
            </w:pPr>
            <w:r>
              <w:rPr>
                <w:rFonts w:ascii="Arial" w:eastAsia="Arial" w:hAnsi="Arial" w:cs="Arial"/>
              </w:rPr>
              <w:t xml:space="preserve">Make up to 65 </w:t>
            </w:r>
            <w:proofErr w:type="spellStart"/>
            <w:r>
              <w:rPr>
                <w:rFonts w:ascii="Arial" w:eastAsia="Arial" w:hAnsi="Arial" w:cs="Arial"/>
              </w:rPr>
              <w:t>μL</w:t>
            </w:r>
            <w:proofErr w:type="spellEnd"/>
          </w:p>
        </w:tc>
        <w:tc>
          <w:tcPr>
            <w:tcW w:w="1575" w:type="dxa"/>
          </w:tcPr>
          <w:p w14:paraId="00000279" w14:textId="77777777" w:rsidR="00603B99" w:rsidRDefault="00603B99">
            <w:pPr>
              <w:rPr>
                <w:rFonts w:ascii="Arial" w:eastAsia="Arial" w:hAnsi="Arial" w:cs="Arial"/>
              </w:rPr>
            </w:pPr>
          </w:p>
        </w:tc>
      </w:tr>
      <w:tr w:rsidR="00603B99" w14:paraId="47C23ACE" w14:textId="77777777">
        <w:tc>
          <w:tcPr>
            <w:tcW w:w="4380" w:type="dxa"/>
          </w:tcPr>
          <w:p w14:paraId="0000027A" w14:textId="77777777" w:rsidR="00603B99" w:rsidRDefault="00790ABA">
            <w:pPr>
              <w:rPr>
                <w:rFonts w:ascii="Arial" w:eastAsia="Arial" w:hAnsi="Arial" w:cs="Arial"/>
              </w:rPr>
            </w:pPr>
            <w:r>
              <w:rPr>
                <w:rFonts w:ascii="Arial" w:eastAsia="Arial" w:hAnsi="Arial" w:cs="Arial"/>
              </w:rPr>
              <w:t>Total volume</w:t>
            </w:r>
          </w:p>
        </w:tc>
        <w:tc>
          <w:tcPr>
            <w:tcW w:w="4485" w:type="dxa"/>
          </w:tcPr>
          <w:p w14:paraId="0000027B" w14:textId="77777777" w:rsidR="00603B99" w:rsidRDefault="00790ABA">
            <w:pPr>
              <w:rPr>
                <w:rFonts w:ascii="Arial" w:eastAsia="Arial" w:hAnsi="Arial" w:cs="Arial"/>
              </w:rPr>
            </w:pPr>
            <w:r>
              <w:rPr>
                <w:rFonts w:ascii="Arial" w:eastAsia="Arial" w:hAnsi="Arial" w:cs="Arial"/>
              </w:rPr>
              <w:t>65</w:t>
            </w:r>
          </w:p>
        </w:tc>
        <w:tc>
          <w:tcPr>
            <w:tcW w:w="1575" w:type="dxa"/>
          </w:tcPr>
          <w:p w14:paraId="0000027C" w14:textId="77777777" w:rsidR="00603B99" w:rsidRDefault="00603B99">
            <w:pPr>
              <w:rPr>
                <w:rFonts w:ascii="Arial" w:eastAsia="Arial" w:hAnsi="Arial" w:cs="Arial"/>
              </w:rPr>
            </w:pPr>
          </w:p>
        </w:tc>
      </w:tr>
    </w:tbl>
    <w:p w14:paraId="0000027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reaction at 65°C for 5 min using a thermal cycler.</w:t>
      </w:r>
    </w:p>
    <w:p w14:paraId="0000027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Place the tubes on ice.</w:t>
      </w:r>
    </w:p>
    <w:p w14:paraId="0000027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20 </w:t>
      </w:r>
      <w:proofErr w:type="spellStart"/>
      <w:r>
        <w:rPr>
          <w:color w:val="000000"/>
        </w:rPr>
        <w:t>μL</w:t>
      </w:r>
      <w:proofErr w:type="spellEnd"/>
      <w:r>
        <w:rPr>
          <w:color w:val="000000"/>
        </w:rPr>
        <w:t xml:space="preserve"> 5x First strand buffer and 10 </w:t>
      </w:r>
      <w:proofErr w:type="spellStart"/>
      <w:r>
        <w:rPr>
          <w:color w:val="000000"/>
        </w:rPr>
        <w:t>μL</w:t>
      </w:r>
      <w:proofErr w:type="spellEnd"/>
      <w:r>
        <w:rPr>
          <w:color w:val="000000"/>
        </w:rPr>
        <w:t xml:space="preserve"> 0.1 M DTT.</w:t>
      </w:r>
    </w:p>
    <w:p w14:paraId="0000028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tubes at 42°C for 2 min using a thermal cycler.</w:t>
      </w:r>
    </w:p>
    <w:p w14:paraId="0000028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5 </w:t>
      </w:r>
      <w:proofErr w:type="spellStart"/>
      <w:r>
        <w:rPr>
          <w:color w:val="000000"/>
        </w:rPr>
        <w:t>μL</w:t>
      </w:r>
      <w:proofErr w:type="spellEnd"/>
      <w:r>
        <w:rPr>
          <w:color w:val="000000"/>
        </w:rPr>
        <w:t xml:space="preserve"> of Superscript II.</w:t>
      </w:r>
    </w:p>
    <w:p w14:paraId="0000028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Incubate the tubes at 42°C for 50 min followed by 70°C for 15 min using a thermal cycler.</w:t>
      </w:r>
    </w:p>
    <w:p w14:paraId="00000283" w14:textId="77777777" w:rsidR="00603B99" w:rsidRDefault="00790ABA">
      <w:r>
        <w:rPr>
          <w:b/>
          <w:color w:val="00B050"/>
        </w:rPr>
        <w:t>PAUSE POINT</w:t>
      </w:r>
      <w:r>
        <w:rPr>
          <w:b/>
        </w:rPr>
        <w:t xml:space="preserve"> </w:t>
      </w:r>
      <w:r>
        <w:t>cDNA can be stored at -20°C for months.</w:t>
      </w:r>
    </w:p>
    <w:p w14:paraId="00000284" w14:textId="77777777" w:rsidR="00603B99" w:rsidRDefault="00603B99"/>
    <w:p w14:paraId="00000285" w14:textId="77777777" w:rsidR="00603B99" w:rsidRDefault="00790ABA">
      <w:pPr>
        <w:rPr>
          <w:b/>
        </w:rPr>
      </w:pPr>
      <w:r>
        <w:rPr>
          <w:b/>
        </w:rPr>
        <w:t xml:space="preserve">Library prep and sequencing for RNA and DNA barcode counts </w:t>
      </w:r>
      <w:r>
        <w:rPr>
          <w:b/>
          <w:color w:val="FF9900"/>
        </w:rPr>
        <w:t>TIMING</w:t>
      </w:r>
      <w:r>
        <w:rPr>
          <w:b/>
        </w:rPr>
        <w:t xml:space="preserve"> 6 h hands-on time plus sequencing turnaround time</w:t>
      </w:r>
    </w:p>
    <w:p w14:paraId="00000286"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Dilute DNA samples (step 121) at </w:t>
      </w:r>
      <w:r>
        <w:t>a</w:t>
      </w:r>
      <w:r>
        <w:rPr>
          <w:color w:val="000000"/>
        </w:rPr>
        <w:t xml:space="preserve"> final concentration of 120 ng/</w:t>
      </w:r>
      <w:proofErr w:type="spellStart"/>
      <w:r>
        <w:rPr>
          <w:color w:val="000000"/>
        </w:rPr>
        <w:t>μL</w:t>
      </w:r>
      <w:proofErr w:type="spellEnd"/>
      <w:r>
        <w:rPr>
          <w:color w:val="000000"/>
        </w:rPr>
        <w:t xml:space="preserve">. For RNA samples (step 131), use all 100 </w:t>
      </w:r>
      <w:proofErr w:type="spellStart"/>
      <w:r>
        <w:rPr>
          <w:color w:val="000000"/>
        </w:rPr>
        <w:t>μL</w:t>
      </w:r>
      <w:proofErr w:type="spellEnd"/>
      <w:r>
        <w:rPr>
          <w:color w:val="000000"/>
        </w:rPr>
        <w:t xml:space="preserve"> RT </w:t>
      </w:r>
      <w:r>
        <w:t>products</w:t>
      </w:r>
      <w:r>
        <w:rPr>
          <w:color w:val="000000"/>
        </w:rPr>
        <w:t xml:space="preserve"> for the following first round PCR reaction.</w:t>
      </w:r>
    </w:p>
    <w:p w14:paraId="00000287" w14:textId="0514B09C"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For three replicates of both DNA and RNA samples, perform first round PCR reaction. This reaction adds P5 </w:t>
      </w:r>
      <w:proofErr w:type="spellStart"/>
      <w:r>
        <w:rPr>
          <w:color w:val="000000"/>
        </w:rPr>
        <w:t>flowcell</w:t>
      </w:r>
      <w:proofErr w:type="spellEnd"/>
      <w:r>
        <w:rPr>
          <w:color w:val="000000"/>
        </w:rPr>
        <w:t xml:space="preserve"> sequence and sample index sequence upstream and 16-bp UMI and P7 </w:t>
      </w:r>
      <w:proofErr w:type="spellStart"/>
      <w:r>
        <w:rPr>
          <w:color w:val="000000"/>
        </w:rPr>
        <w:t>flowcell</w:t>
      </w:r>
      <w:proofErr w:type="spellEnd"/>
      <w:r>
        <w:rPr>
          <w:color w:val="000000"/>
        </w:rPr>
        <w:t xml:space="preserve"> sequence downstream of the barcode (</w:t>
      </w:r>
      <w:r>
        <w:rPr>
          <w:b/>
          <w:color w:val="000000"/>
        </w:rPr>
        <w:t>Fig. 1j-k, Supplementary Fig. 1e</w:t>
      </w:r>
      <w:r>
        <w:rPr>
          <w:color w:val="000000"/>
        </w:rPr>
        <w:t>). Use different sample index sequences for each sample (</w:t>
      </w:r>
      <w:r>
        <w:rPr>
          <w:b/>
          <w:color w:val="000000"/>
        </w:rPr>
        <w:t xml:space="preserve">Supplementary Table </w:t>
      </w:r>
      <w:r w:rsidR="00E407C9">
        <w:rPr>
          <w:b/>
          <w:color w:val="000000"/>
        </w:rPr>
        <w:t>3</w:t>
      </w:r>
      <w:r>
        <w:rPr>
          <w:color w:val="000000"/>
        </w:rPr>
        <w:t>).</w:t>
      </w:r>
      <w:sdt>
        <w:sdtPr>
          <w:tag w:val="goog_rdk_30"/>
          <w:id w:val="44953514"/>
        </w:sdtPr>
        <w:sdtContent>
          <w:commentRangeStart w:id="228"/>
        </w:sdtContent>
      </w:sdt>
      <w:r>
        <w:rPr>
          <w:color w:val="000000"/>
        </w:rPr>
        <w:t xml:space="preserve"> For a high complexity library (8-12M total barcodes), we recommend to multiply by 4X the reaction.</w:t>
      </w:r>
      <w:commentRangeEnd w:id="228"/>
      <w:r>
        <w:commentReference w:id="228"/>
      </w:r>
    </w:p>
    <w:tbl>
      <w:tblPr>
        <w:tblStyle w:val="aff1"/>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2126"/>
        <w:gridCol w:w="2029"/>
      </w:tblGrid>
      <w:tr w:rsidR="00603B99" w14:paraId="3A365378" w14:textId="77777777">
        <w:tc>
          <w:tcPr>
            <w:tcW w:w="4673" w:type="dxa"/>
            <w:shd w:val="clear" w:color="auto" w:fill="BFBFBF"/>
          </w:tcPr>
          <w:p w14:paraId="00000288" w14:textId="77777777" w:rsidR="00603B99" w:rsidRDefault="00790ABA">
            <w:pPr>
              <w:rPr>
                <w:rFonts w:ascii="Arial" w:eastAsia="Arial" w:hAnsi="Arial" w:cs="Arial"/>
              </w:rPr>
            </w:pPr>
            <w:r>
              <w:rPr>
                <w:rFonts w:ascii="Arial" w:eastAsia="Arial" w:hAnsi="Arial" w:cs="Arial"/>
              </w:rPr>
              <w:t>Reagent</w:t>
            </w:r>
          </w:p>
        </w:tc>
        <w:tc>
          <w:tcPr>
            <w:tcW w:w="2126" w:type="dxa"/>
            <w:shd w:val="clear" w:color="auto" w:fill="BFBFBF"/>
          </w:tcPr>
          <w:p w14:paraId="00000289"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2029" w:type="dxa"/>
            <w:shd w:val="clear" w:color="auto" w:fill="BFBFBF"/>
          </w:tcPr>
          <w:p w14:paraId="0000028A" w14:textId="77777777" w:rsidR="00603B99" w:rsidRDefault="00790ABA">
            <w:pPr>
              <w:rPr>
                <w:rFonts w:ascii="Arial" w:eastAsia="Arial" w:hAnsi="Arial" w:cs="Arial"/>
              </w:rPr>
            </w:pPr>
            <w:r>
              <w:rPr>
                <w:rFonts w:ascii="Arial" w:eastAsia="Arial" w:hAnsi="Arial" w:cs="Arial"/>
              </w:rPr>
              <w:t>Final conc.</w:t>
            </w:r>
          </w:p>
        </w:tc>
      </w:tr>
      <w:tr w:rsidR="00603B99" w14:paraId="512CEBDF" w14:textId="77777777">
        <w:tc>
          <w:tcPr>
            <w:tcW w:w="4673" w:type="dxa"/>
          </w:tcPr>
          <w:p w14:paraId="0000028B" w14:textId="77777777" w:rsidR="00603B99" w:rsidRDefault="00790ABA">
            <w:pPr>
              <w:rPr>
                <w:rFonts w:ascii="Arial" w:eastAsia="Arial" w:hAnsi="Arial" w:cs="Arial"/>
              </w:rPr>
            </w:pPr>
            <w:r>
              <w:rPr>
                <w:rFonts w:ascii="Arial" w:eastAsia="Arial" w:hAnsi="Arial" w:cs="Arial"/>
              </w:rPr>
              <w:t>DNA or cDNA</w:t>
            </w:r>
          </w:p>
        </w:tc>
        <w:tc>
          <w:tcPr>
            <w:tcW w:w="2126" w:type="dxa"/>
          </w:tcPr>
          <w:p w14:paraId="0000028C" w14:textId="77777777" w:rsidR="00603B99" w:rsidRDefault="00790ABA">
            <w:pPr>
              <w:rPr>
                <w:rFonts w:ascii="Arial" w:eastAsia="Arial" w:hAnsi="Arial" w:cs="Arial"/>
              </w:rPr>
            </w:pPr>
            <w:r>
              <w:rPr>
                <w:rFonts w:ascii="Arial" w:eastAsia="Arial" w:hAnsi="Arial" w:cs="Arial"/>
              </w:rPr>
              <w:t>100</w:t>
            </w:r>
          </w:p>
        </w:tc>
        <w:tc>
          <w:tcPr>
            <w:tcW w:w="2029" w:type="dxa"/>
          </w:tcPr>
          <w:p w14:paraId="0000028D" w14:textId="77777777" w:rsidR="00603B99" w:rsidRDefault="00603B99">
            <w:pPr>
              <w:rPr>
                <w:rFonts w:ascii="Arial" w:eastAsia="Arial" w:hAnsi="Arial" w:cs="Arial"/>
              </w:rPr>
            </w:pPr>
          </w:p>
        </w:tc>
      </w:tr>
      <w:tr w:rsidR="00603B99" w14:paraId="4361BC94" w14:textId="77777777">
        <w:tc>
          <w:tcPr>
            <w:tcW w:w="4673" w:type="dxa"/>
          </w:tcPr>
          <w:p w14:paraId="0000028E" w14:textId="77777777" w:rsidR="00603B99" w:rsidRDefault="00790ABA">
            <w:pPr>
              <w:rPr>
                <w:rFonts w:ascii="Arial" w:eastAsia="Arial" w:hAnsi="Arial" w:cs="Arial"/>
              </w:rPr>
            </w:pPr>
            <w:proofErr w:type="spellStart"/>
            <w:r>
              <w:rPr>
                <w:rFonts w:ascii="Arial" w:eastAsia="Arial" w:hAnsi="Arial" w:cs="Arial"/>
              </w:rPr>
              <w:lastRenderedPageBreak/>
              <w:t>NEBNext</w:t>
            </w:r>
            <w:proofErr w:type="spellEnd"/>
            <w:r>
              <w:rPr>
                <w:rFonts w:ascii="Arial" w:eastAsia="Arial" w:hAnsi="Arial" w:cs="Arial"/>
              </w:rPr>
              <w:t xml:space="preserve"> High-Fidelity 2X PCR Master Mix</w:t>
            </w:r>
          </w:p>
        </w:tc>
        <w:tc>
          <w:tcPr>
            <w:tcW w:w="2126" w:type="dxa"/>
          </w:tcPr>
          <w:p w14:paraId="0000028F" w14:textId="77777777" w:rsidR="00603B99" w:rsidRDefault="00790ABA">
            <w:pPr>
              <w:rPr>
                <w:rFonts w:ascii="Arial" w:eastAsia="Arial" w:hAnsi="Arial" w:cs="Arial"/>
              </w:rPr>
            </w:pPr>
            <w:r>
              <w:rPr>
                <w:rFonts w:ascii="Arial" w:eastAsia="Arial" w:hAnsi="Arial" w:cs="Arial"/>
              </w:rPr>
              <w:t>200</w:t>
            </w:r>
          </w:p>
        </w:tc>
        <w:tc>
          <w:tcPr>
            <w:tcW w:w="2029" w:type="dxa"/>
          </w:tcPr>
          <w:p w14:paraId="00000290" w14:textId="77777777" w:rsidR="00603B99" w:rsidRDefault="00790ABA">
            <w:pPr>
              <w:rPr>
                <w:rFonts w:ascii="Arial" w:eastAsia="Arial" w:hAnsi="Arial" w:cs="Arial"/>
              </w:rPr>
            </w:pPr>
            <w:r>
              <w:rPr>
                <w:rFonts w:ascii="Arial" w:eastAsia="Arial" w:hAnsi="Arial" w:cs="Arial"/>
              </w:rPr>
              <w:t>1x</w:t>
            </w:r>
          </w:p>
        </w:tc>
      </w:tr>
      <w:tr w:rsidR="00603B99" w14:paraId="178C4931" w14:textId="77777777">
        <w:tc>
          <w:tcPr>
            <w:tcW w:w="4673" w:type="dxa"/>
          </w:tcPr>
          <w:p w14:paraId="00000291" w14:textId="77777777" w:rsidR="00603B99" w:rsidRDefault="00790ABA">
            <w:pPr>
              <w:rPr>
                <w:rFonts w:ascii="Arial" w:eastAsia="Arial" w:hAnsi="Arial" w:cs="Arial"/>
              </w:rPr>
            </w:pPr>
            <w:r>
              <w:rPr>
                <w:rFonts w:ascii="Arial" w:eastAsia="Arial" w:hAnsi="Arial" w:cs="Arial"/>
              </w:rPr>
              <w:t xml:space="preserve">P7-pLSmP-ass16UMI-gfp (100 </w:t>
            </w:r>
            <w:proofErr w:type="spellStart"/>
            <w:r>
              <w:rPr>
                <w:rFonts w:ascii="Arial" w:eastAsia="Arial" w:hAnsi="Arial" w:cs="Arial"/>
              </w:rPr>
              <w:t>μM</w:t>
            </w:r>
            <w:proofErr w:type="spellEnd"/>
            <w:r>
              <w:rPr>
                <w:rFonts w:ascii="Arial" w:eastAsia="Arial" w:hAnsi="Arial" w:cs="Arial"/>
              </w:rPr>
              <w:t>)</w:t>
            </w:r>
          </w:p>
        </w:tc>
        <w:tc>
          <w:tcPr>
            <w:tcW w:w="2126" w:type="dxa"/>
          </w:tcPr>
          <w:p w14:paraId="00000292" w14:textId="77777777" w:rsidR="00603B99" w:rsidRDefault="00790ABA">
            <w:pPr>
              <w:rPr>
                <w:rFonts w:ascii="Arial" w:eastAsia="Arial" w:hAnsi="Arial" w:cs="Arial"/>
              </w:rPr>
            </w:pPr>
            <w:r>
              <w:rPr>
                <w:rFonts w:ascii="Arial" w:eastAsia="Arial" w:hAnsi="Arial" w:cs="Arial"/>
              </w:rPr>
              <w:t>2</w:t>
            </w:r>
          </w:p>
        </w:tc>
        <w:tc>
          <w:tcPr>
            <w:tcW w:w="2029" w:type="dxa"/>
          </w:tcPr>
          <w:p w14:paraId="00000293"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7BE0A4F4" w14:textId="77777777">
        <w:tc>
          <w:tcPr>
            <w:tcW w:w="4673" w:type="dxa"/>
          </w:tcPr>
          <w:p w14:paraId="00000294" w14:textId="77777777" w:rsidR="00603B99" w:rsidRDefault="00790ABA">
            <w:pPr>
              <w:rPr>
                <w:rFonts w:ascii="Arial" w:eastAsia="Arial" w:hAnsi="Arial" w:cs="Arial"/>
              </w:rPr>
            </w:pPr>
            <w:r>
              <w:rPr>
                <w:rFonts w:ascii="Arial" w:eastAsia="Arial" w:hAnsi="Arial" w:cs="Arial"/>
              </w:rPr>
              <w:t xml:space="preserve">P5-pLSmP-5bc-i# (100 </w:t>
            </w:r>
            <w:proofErr w:type="spellStart"/>
            <w:r>
              <w:rPr>
                <w:rFonts w:ascii="Arial" w:eastAsia="Arial" w:hAnsi="Arial" w:cs="Arial"/>
              </w:rPr>
              <w:t>μM</w:t>
            </w:r>
            <w:proofErr w:type="spellEnd"/>
            <w:r>
              <w:rPr>
                <w:rFonts w:ascii="Arial" w:eastAsia="Arial" w:hAnsi="Arial" w:cs="Arial"/>
              </w:rPr>
              <w:t>)</w:t>
            </w:r>
          </w:p>
        </w:tc>
        <w:tc>
          <w:tcPr>
            <w:tcW w:w="2126" w:type="dxa"/>
          </w:tcPr>
          <w:p w14:paraId="00000295" w14:textId="77777777" w:rsidR="00603B99" w:rsidRDefault="00790ABA">
            <w:pPr>
              <w:rPr>
                <w:rFonts w:ascii="Arial" w:eastAsia="Arial" w:hAnsi="Arial" w:cs="Arial"/>
              </w:rPr>
            </w:pPr>
            <w:r>
              <w:rPr>
                <w:rFonts w:ascii="Arial" w:eastAsia="Arial" w:hAnsi="Arial" w:cs="Arial"/>
              </w:rPr>
              <w:t>2</w:t>
            </w:r>
          </w:p>
        </w:tc>
        <w:tc>
          <w:tcPr>
            <w:tcW w:w="2029" w:type="dxa"/>
          </w:tcPr>
          <w:p w14:paraId="00000296"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742521C5" w14:textId="77777777">
        <w:tc>
          <w:tcPr>
            <w:tcW w:w="4673" w:type="dxa"/>
          </w:tcPr>
          <w:p w14:paraId="00000297" w14:textId="77777777" w:rsidR="00603B99" w:rsidRDefault="00790ABA">
            <w:pPr>
              <w:rPr>
                <w:rFonts w:ascii="Arial" w:eastAsia="Arial" w:hAnsi="Arial" w:cs="Arial"/>
              </w:rPr>
            </w:pPr>
            <w:r>
              <w:rPr>
                <w:rFonts w:ascii="Arial" w:eastAsia="Arial" w:hAnsi="Arial" w:cs="Arial"/>
              </w:rPr>
              <w:t>Ultrapure distilled H2O</w:t>
            </w:r>
          </w:p>
        </w:tc>
        <w:tc>
          <w:tcPr>
            <w:tcW w:w="2126" w:type="dxa"/>
          </w:tcPr>
          <w:p w14:paraId="00000298" w14:textId="77777777" w:rsidR="00603B99" w:rsidRDefault="00790ABA">
            <w:pPr>
              <w:rPr>
                <w:rFonts w:ascii="Arial" w:eastAsia="Arial" w:hAnsi="Arial" w:cs="Arial"/>
              </w:rPr>
            </w:pPr>
            <w:r>
              <w:rPr>
                <w:rFonts w:ascii="Arial" w:eastAsia="Arial" w:hAnsi="Arial" w:cs="Arial"/>
              </w:rPr>
              <w:t>96</w:t>
            </w:r>
          </w:p>
        </w:tc>
        <w:tc>
          <w:tcPr>
            <w:tcW w:w="2029" w:type="dxa"/>
          </w:tcPr>
          <w:p w14:paraId="00000299" w14:textId="77777777" w:rsidR="00603B99" w:rsidRDefault="00603B99">
            <w:pPr>
              <w:rPr>
                <w:rFonts w:ascii="Arial" w:eastAsia="Arial" w:hAnsi="Arial" w:cs="Arial"/>
              </w:rPr>
            </w:pPr>
          </w:p>
        </w:tc>
      </w:tr>
      <w:tr w:rsidR="00603B99" w14:paraId="4F8D6998" w14:textId="77777777">
        <w:tc>
          <w:tcPr>
            <w:tcW w:w="4673" w:type="dxa"/>
          </w:tcPr>
          <w:p w14:paraId="0000029A" w14:textId="77777777" w:rsidR="00603B99" w:rsidRDefault="00790ABA">
            <w:pPr>
              <w:rPr>
                <w:rFonts w:ascii="Arial" w:eastAsia="Arial" w:hAnsi="Arial" w:cs="Arial"/>
              </w:rPr>
            </w:pPr>
            <w:r>
              <w:rPr>
                <w:rFonts w:ascii="Arial" w:eastAsia="Arial" w:hAnsi="Arial" w:cs="Arial"/>
              </w:rPr>
              <w:t>Total volume</w:t>
            </w:r>
          </w:p>
        </w:tc>
        <w:tc>
          <w:tcPr>
            <w:tcW w:w="2126" w:type="dxa"/>
          </w:tcPr>
          <w:p w14:paraId="0000029B" w14:textId="77777777" w:rsidR="00603B99" w:rsidRDefault="00790ABA">
            <w:pPr>
              <w:rPr>
                <w:rFonts w:ascii="Arial" w:eastAsia="Arial" w:hAnsi="Arial" w:cs="Arial"/>
              </w:rPr>
            </w:pPr>
            <w:r>
              <w:rPr>
                <w:rFonts w:ascii="Arial" w:eastAsia="Arial" w:hAnsi="Arial" w:cs="Arial"/>
              </w:rPr>
              <w:t>400</w:t>
            </w:r>
          </w:p>
        </w:tc>
        <w:tc>
          <w:tcPr>
            <w:tcW w:w="2029" w:type="dxa"/>
          </w:tcPr>
          <w:p w14:paraId="0000029C" w14:textId="77777777" w:rsidR="00603B99" w:rsidRDefault="00603B99">
            <w:pPr>
              <w:rPr>
                <w:rFonts w:ascii="Arial" w:eastAsia="Arial" w:hAnsi="Arial" w:cs="Arial"/>
              </w:rPr>
            </w:pPr>
          </w:p>
        </w:tc>
      </w:tr>
    </w:tbl>
    <w:p w14:paraId="0000029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Split the premixture into 8 PCR tubes (50 </w:t>
      </w:r>
      <w:proofErr w:type="spellStart"/>
      <w:r>
        <w:rPr>
          <w:color w:val="000000"/>
        </w:rPr>
        <w:t>μL</w:t>
      </w:r>
      <w:proofErr w:type="spellEnd"/>
      <w:r>
        <w:rPr>
          <w:color w:val="000000"/>
        </w:rPr>
        <w:t xml:space="preserve"> per tube).</w:t>
      </w:r>
    </w:p>
    <w:p w14:paraId="0000029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Run the PCR reaction as follows.</w:t>
      </w:r>
    </w:p>
    <w:tbl>
      <w:tblPr>
        <w:tblStyle w:val="aff2"/>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2051"/>
        <w:gridCol w:w="2262"/>
        <w:gridCol w:w="2196"/>
      </w:tblGrid>
      <w:tr w:rsidR="00603B99" w14:paraId="7F18BCC3" w14:textId="77777777">
        <w:tc>
          <w:tcPr>
            <w:tcW w:w="2319" w:type="dxa"/>
            <w:shd w:val="clear" w:color="auto" w:fill="BFBFBF"/>
          </w:tcPr>
          <w:p w14:paraId="0000029F" w14:textId="77777777" w:rsidR="00603B99" w:rsidRDefault="00790ABA">
            <w:pPr>
              <w:rPr>
                <w:rFonts w:ascii="Arial" w:eastAsia="Arial" w:hAnsi="Arial" w:cs="Arial"/>
              </w:rPr>
            </w:pPr>
            <w:r>
              <w:rPr>
                <w:rFonts w:ascii="Arial" w:eastAsia="Arial" w:hAnsi="Arial" w:cs="Arial"/>
              </w:rPr>
              <w:t>Cycle no.</w:t>
            </w:r>
          </w:p>
        </w:tc>
        <w:tc>
          <w:tcPr>
            <w:tcW w:w="2051" w:type="dxa"/>
            <w:shd w:val="clear" w:color="auto" w:fill="BFBFBF"/>
          </w:tcPr>
          <w:p w14:paraId="000002A0" w14:textId="77777777" w:rsidR="00603B99" w:rsidRDefault="00790ABA">
            <w:pPr>
              <w:rPr>
                <w:rFonts w:ascii="Arial" w:eastAsia="Arial" w:hAnsi="Arial" w:cs="Arial"/>
              </w:rPr>
            </w:pPr>
            <w:r>
              <w:rPr>
                <w:rFonts w:ascii="Arial" w:eastAsia="Arial" w:hAnsi="Arial" w:cs="Arial"/>
              </w:rPr>
              <w:t>Denature</w:t>
            </w:r>
          </w:p>
        </w:tc>
        <w:tc>
          <w:tcPr>
            <w:tcW w:w="2262" w:type="dxa"/>
            <w:shd w:val="clear" w:color="auto" w:fill="BFBFBF"/>
          </w:tcPr>
          <w:p w14:paraId="000002A1" w14:textId="77777777" w:rsidR="00603B99" w:rsidRDefault="00790ABA">
            <w:pPr>
              <w:rPr>
                <w:rFonts w:ascii="Arial" w:eastAsia="Arial" w:hAnsi="Arial" w:cs="Arial"/>
              </w:rPr>
            </w:pPr>
            <w:r>
              <w:rPr>
                <w:rFonts w:ascii="Arial" w:eastAsia="Arial" w:hAnsi="Arial" w:cs="Arial"/>
              </w:rPr>
              <w:t>Anneal</w:t>
            </w:r>
          </w:p>
        </w:tc>
        <w:tc>
          <w:tcPr>
            <w:tcW w:w="2196" w:type="dxa"/>
            <w:shd w:val="clear" w:color="auto" w:fill="BFBFBF"/>
          </w:tcPr>
          <w:p w14:paraId="000002A2" w14:textId="77777777" w:rsidR="00603B99" w:rsidRDefault="00790ABA">
            <w:pPr>
              <w:rPr>
                <w:rFonts w:ascii="Arial" w:eastAsia="Arial" w:hAnsi="Arial" w:cs="Arial"/>
              </w:rPr>
            </w:pPr>
            <w:r>
              <w:rPr>
                <w:rFonts w:ascii="Arial" w:eastAsia="Arial" w:hAnsi="Arial" w:cs="Arial"/>
              </w:rPr>
              <w:t>Extend</w:t>
            </w:r>
          </w:p>
        </w:tc>
      </w:tr>
      <w:tr w:rsidR="00603B99" w14:paraId="730E8F28" w14:textId="77777777">
        <w:tc>
          <w:tcPr>
            <w:tcW w:w="2319" w:type="dxa"/>
          </w:tcPr>
          <w:p w14:paraId="000002A3" w14:textId="77777777" w:rsidR="00603B99" w:rsidRDefault="00790ABA">
            <w:pPr>
              <w:rPr>
                <w:rFonts w:ascii="Arial" w:eastAsia="Arial" w:hAnsi="Arial" w:cs="Arial"/>
              </w:rPr>
            </w:pPr>
            <w:r>
              <w:rPr>
                <w:rFonts w:ascii="Arial" w:eastAsia="Arial" w:hAnsi="Arial" w:cs="Arial"/>
              </w:rPr>
              <w:t>1</w:t>
            </w:r>
          </w:p>
        </w:tc>
        <w:tc>
          <w:tcPr>
            <w:tcW w:w="2051" w:type="dxa"/>
          </w:tcPr>
          <w:p w14:paraId="000002A4" w14:textId="77777777" w:rsidR="00603B99" w:rsidRDefault="00790ABA">
            <w:pPr>
              <w:rPr>
                <w:rFonts w:ascii="Arial" w:eastAsia="Arial" w:hAnsi="Arial" w:cs="Arial"/>
              </w:rPr>
            </w:pPr>
            <w:r>
              <w:rPr>
                <w:rFonts w:ascii="Arial" w:eastAsia="Arial" w:hAnsi="Arial" w:cs="Arial"/>
              </w:rPr>
              <w:t>98°C, 1 min</w:t>
            </w:r>
          </w:p>
        </w:tc>
        <w:tc>
          <w:tcPr>
            <w:tcW w:w="2262" w:type="dxa"/>
          </w:tcPr>
          <w:p w14:paraId="000002A5" w14:textId="77777777" w:rsidR="00603B99" w:rsidRDefault="00603B99">
            <w:pPr>
              <w:rPr>
                <w:rFonts w:ascii="Arial" w:eastAsia="Arial" w:hAnsi="Arial" w:cs="Arial"/>
              </w:rPr>
            </w:pPr>
          </w:p>
        </w:tc>
        <w:tc>
          <w:tcPr>
            <w:tcW w:w="2196" w:type="dxa"/>
          </w:tcPr>
          <w:p w14:paraId="000002A6" w14:textId="77777777" w:rsidR="00603B99" w:rsidRDefault="00603B99">
            <w:pPr>
              <w:rPr>
                <w:rFonts w:ascii="Arial" w:eastAsia="Arial" w:hAnsi="Arial" w:cs="Arial"/>
              </w:rPr>
            </w:pPr>
          </w:p>
        </w:tc>
      </w:tr>
      <w:tr w:rsidR="00603B99" w14:paraId="1096D75D" w14:textId="77777777">
        <w:tc>
          <w:tcPr>
            <w:tcW w:w="2319" w:type="dxa"/>
          </w:tcPr>
          <w:p w14:paraId="000002A7" w14:textId="77777777" w:rsidR="00603B99" w:rsidRDefault="00790ABA">
            <w:pPr>
              <w:rPr>
                <w:rFonts w:ascii="Arial" w:eastAsia="Arial" w:hAnsi="Arial" w:cs="Arial"/>
              </w:rPr>
            </w:pPr>
            <w:r>
              <w:rPr>
                <w:rFonts w:ascii="Arial" w:eastAsia="Arial" w:hAnsi="Arial" w:cs="Arial"/>
              </w:rPr>
              <w:t>2-4 (3 cycles)</w:t>
            </w:r>
          </w:p>
        </w:tc>
        <w:tc>
          <w:tcPr>
            <w:tcW w:w="2051" w:type="dxa"/>
          </w:tcPr>
          <w:p w14:paraId="000002A8" w14:textId="77777777" w:rsidR="00603B99" w:rsidRDefault="00790ABA">
            <w:pPr>
              <w:rPr>
                <w:rFonts w:ascii="Arial" w:eastAsia="Arial" w:hAnsi="Arial" w:cs="Arial"/>
              </w:rPr>
            </w:pPr>
            <w:r>
              <w:rPr>
                <w:rFonts w:ascii="Arial" w:eastAsia="Arial" w:hAnsi="Arial" w:cs="Arial"/>
              </w:rPr>
              <w:t>98°C, 10 sec</w:t>
            </w:r>
          </w:p>
        </w:tc>
        <w:tc>
          <w:tcPr>
            <w:tcW w:w="2262" w:type="dxa"/>
          </w:tcPr>
          <w:p w14:paraId="000002A9" w14:textId="77777777" w:rsidR="00603B99" w:rsidRDefault="00790ABA">
            <w:pPr>
              <w:rPr>
                <w:rFonts w:ascii="Arial" w:eastAsia="Arial" w:hAnsi="Arial" w:cs="Arial"/>
              </w:rPr>
            </w:pPr>
            <w:r>
              <w:rPr>
                <w:rFonts w:ascii="Arial" w:eastAsia="Arial" w:hAnsi="Arial" w:cs="Arial"/>
              </w:rPr>
              <w:t>60°C, 30 sec</w:t>
            </w:r>
          </w:p>
        </w:tc>
        <w:tc>
          <w:tcPr>
            <w:tcW w:w="2196" w:type="dxa"/>
          </w:tcPr>
          <w:p w14:paraId="000002AA" w14:textId="77777777" w:rsidR="00603B99" w:rsidRDefault="00790ABA">
            <w:pPr>
              <w:rPr>
                <w:rFonts w:ascii="Arial" w:eastAsia="Arial" w:hAnsi="Arial" w:cs="Arial"/>
              </w:rPr>
            </w:pPr>
            <w:r>
              <w:rPr>
                <w:rFonts w:ascii="Arial" w:eastAsia="Arial" w:hAnsi="Arial" w:cs="Arial"/>
              </w:rPr>
              <w:t>72°C, 1 min</w:t>
            </w:r>
          </w:p>
        </w:tc>
      </w:tr>
      <w:tr w:rsidR="00603B99" w14:paraId="05D0B892" w14:textId="77777777">
        <w:tc>
          <w:tcPr>
            <w:tcW w:w="2319" w:type="dxa"/>
          </w:tcPr>
          <w:p w14:paraId="000002AB" w14:textId="77777777" w:rsidR="00603B99" w:rsidRDefault="00790ABA">
            <w:pPr>
              <w:rPr>
                <w:rFonts w:ascii="Arial" w:eastAsia="Arial" w:hAnsi="Arial" w:cs="Arial"/>
              </w:rPr>
            </w:pPr>
            <w:r>
              <w:rPr>
                <w:rFonts w:ascii="Arial" w:eastAsia="Arial" w:hAnsi="Arial" w:cs="Arial"/>
              </w:rPr>
              <w:t>5</w:t>
            </w:r>
          </w:p>
        </w:tc>
        <w:tc>
          <w:tcPr>
            <w:tcW w:w="2051" w:type="dxa"/>
          </w:tcPr>
          <w:p w14:paraId="000002AC" w14:textId="77777777" w:rsidR="00603B99" w:rsidRDefault="00603B99">
            <w:pPr>
              <w:rPr>
                <w:rFonts w:ascii="Arial" w:eastAsia="Arial" w:hAnsi="Arial" w:cs="Arial"/>
              </w:rPr>
            </w:pPr>
          </w:p>
        </w:tc>
        <w:tc>
          <w:tcPr>
            <w:tcW w:w="2262" w:type="dxa"/>
          </w:tcPr>
          <w:p w14:paraId="000002AD" w14:textId="77777777" w:rsidR="00603B99" w:rsidRDefault="00603B99">
            <w:pPr>
              <w:rPr>
                <w:rFonts w:ascii="Arial" w:eastAsia="Arial" w:hAnsi="Arial" w:cs="Arial"/>
              </w:rPr>
            </w:pPr>
          </w:p>
        </w:tc>
        <w:tc>
          <w:tcPr>
            <w:tcW w:w="2196" w:type="dxa"/>
          </w:tcPr>
          <w:p w14:paraId="000002AE" w14:textId="77777777" w:rsidR="00603B99" w:rsidRDefault="00790ABA">
            <w:pPr>
              <w:rPr>
                <w:rFonts w:ascii="Arial" w:eastAsia="Arial" w:hAnsi="Arial" w:cs="Arial"/>
              </w:rPr>
            </w:pPr>
            <w:r>
              <w:rPr>
                <w:rFonts w:ascii="Arial" w:eastAsia="Arial" w:hAnsi="Arial" w:cs="Arial"/>
              </w:rPr>
              <w:t>72°C, 5 min</w:t>
            </w:r>
          </w:p>
        </w:tc>
      </w:tr>
    </w:tbl>
    <w:p w14:paraId="000002A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Combine each sample into a DNA </w:t>
      </w:r>
      <w:proofErr w:type="spellStart"/>
      <w:r>
        <w:rPr>
          <w:color w:val="000000"/>
        </w:rPr>
        <w:t>LoBind</w:t>
      </w:r>
      <w:proofErr w:type="spellEnd"/>
      <w:r>
        <w:rPr>
          <w:color w:val="000000"/>
        </w:rPr>
        <w:t xml:space="preserve"> tube.</w:t>
      </w:r>
    </w:p>
    <w:p w14:paraId="000002B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1.8x volume (720 </w:t>
      </w:r>
      <w:proofErr w:type="spellStart"/>
      <w:r>
        <w:rPr>
          <w:color w:val="000000"/>
        </w:rPr>
        <w:t>μL</w:t>
      </w:r>
      <w:proofErr w:type="spellEnd"/>
      <w:r>
        <w:rPr>
          <w:color w:val="000000"/>
        </w:rPr>
        <w:t xml:space="preserve">) </w:t>
      </w:r>
      <w:proofErr w:type="spellStart"/>
      <w:r>
        <w:rPr>
          <w:color w:val="000000"/>
        </w:rPr>
        <w:t>HighPrep</w:t>
      </w:r>
      <w:proofErr w:type="spellEnd"/>
      <w:r>
        <w:rPr>
          <w:color w:val="000000"/>
        </w:rPr>
        <w:t xml:space="preserve"> PCR reagent and mix thoroughly by mix pipetting up and down 6-8 times.</w:t>
      </w:r>
    </w:p>
    <w:p w14:paraId="000002B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using 1.8x volume (700 </w:t>
      </w:r>
      <w:proofErr w:type="spellStart"/>
      <w:r>
        <w:rPr>
          <w:color w:val="000000"/>
        </w:rPr>
        <w:t>μL</w:t>
      </w:r>
      <w:proofErr w:type="spellEnd"/>
      <w:r>
        <w:rPr>
          <w:color w:val="000000"/>
        </w:rPr>
        <w:t xml:space="preserve">) of </w:t>
      </w:r>
      <w:proofErr w:type="spellStart"/>
      <w:r>
        <w:rPr>
          <w:color w:val="000000"/>
        </w:rPr>
        <w:t>HighPrep</w:t>
      </w:r>
      <w:proofErr w:type="spellEnd"/>
      <w:r>
        <w:rPr>
          <w:color w:val="000000"/>
        </w:rPr>
        <w:t xml:space="preserve"> PCR reagent following steps 6-14.</w:t>
      </w:r>
    </w:p>
    <w:p w14:paraId="000002B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60 </w:t>
      </w:r>
      <w:proofErr w:type="spellStart"/>
      <w:r>
        <w:rPr>
          <w:color w:val="000000"/>
        </w:rPr>
        <w:t>μL</w:t>
      </w:r>
      <w:proofErr w:type="spellEnd"/>
      <w:r>
        <w:rPr>
          <w:color w:val="000000"/>
        </w:rPr>
        <w:t xml:space="preserve"> of EB to the beads and elute the DNA by pipetting and </w:t>
      </w:r>
      <w:proofErr w:type="spellStart"/>
      <w:r>
        <w:rPr>
          <w:color w:val="000000"/>
        </w:rPr>
        <w:t>vortexing</w:t>
      </w:r>
      <w:proofErr w:type="spellEnd"/>
      <w:r>
        <w:rPr>
          <w:color w:val="000000"/>
        </w:rPr>
        <w:t>.</w:t>
      </w:r>
    </w:p>
    <w:p w14:paraId="000002B3"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Place the tube on the magnet device for 1-2 min and transfer 55-58 </w:t>
      </w:r>
      <w:proofErr w:type="spellStart"/>
      <w:r>
        <w:rPr>
          <w:color w:val="000000"/>
        </w:rPr>
        <w:t>μL</w:t>
      </w:r>
      <w:proofErr w:type="spellEnd"/>
      <w:r>
        <w:rPr>
          <w:color w:val="000000"/>
        </w:rPr>
        <w:t xml:space="preserve"> of the eluate to a </w:t>
      </w:r>
      <w:proofErr w:type="spellStart"/>
      <w:r>
        <w:rPr>
          <w:color w:val="000000"/>
        </w:rPr>
        <w:t>LoBind</w:t>
      </w:r>
      <w:proofErr w:type="spellEnd"/>
      <w:r>
        <w:rPr>
          <w:color w:val="000000"/>
        </w:rPr>
        <w:t xml:space="preserve"> tube. Store the tubes on ice.</w:t>
      </w:r>
    </w:p>
    <w:p w14:paraId="000002B4"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Setup the preliminary PCR reaction for each sample in a 96-well qPCR plate. This run finds the number of PCR cycles required for the following second round PCR reaction.</w:t>
      </w:r>
    </w:p>
    <w:tbl>
      <w:tblPr>
        <w:tblStyle w:val="aff3"/>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2410"/>
        <w:gridCol w:w="1887"/>
      </w:tblGrid>
      <w:tr w:rsidR="00603B99" w14:paraId="33456BD7" w14:textId="77777777">
        <w:tc>
          <w:tcPr>
            <w:tcW w:w="4531" w:type="dxa"/>
            <w:shd w:val="clear" w:color="auto" w:fill="BFBFBF"/>
          </w:tcPr>
          <w:p w14:paraId="000002B5" w14:textId="77777777" w:rsidR="00603B99" w:rsidRDefault="00790ABA">
            <w:pPr>
              <w:rPr>
                <w:rFonts w:ascii="Arial" w:eastAsia="Arial" w:hAnsi="Arial" w:cs="Arial"/>
              </w:rPr>
            </w:pPr>
            <w:r>
              <w:rPr>
                <w:rFonts w:ascii="Arial" w:eastAsia="Arial" w:hAnsi="Arial" w:cs="Arial"/>
              </w:rPr>
              <w:t>Reagent</w:t>
            </w:r>
          </w:p>
        </w:tc>
        <w:tc>
          <w:tcPr>
            <w:tcW w:w="2410" w:type="dxa"/>
            <w:shd w:val="clear" w:color="auto" w:fill="BFBFBF"/>
          </w:tcPr>
          <w:p w14:paraId="000002B6"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1887" w:type="dxa"/>
            <w:shd w:val="clear" w:color="auto" w:fill="BFBFBF"/>
          </w:tcPr>
          <w:p w14:paraId="000002B7" w14:textId="77777777" w:rsidR="00603B99" w:rsidRDefault="00790ABA">
            <w:pPr>
              <w:rPr>
                <w:rFonts w:ascii="Arial" w:eastAsia="Arial" w:hAnsi="Arial" w:cs="Arial"/>
              </w:rPr>
            </w:pPr>
            <w:r>
              <w:rPr>
                <w:rFonts w:ascii="Arial" w:eastAsia="Arial" w:hAnsi="Arial" w:cs="Arial"/>
              </w:rPr>
              <w:t>Final conc.</w:t>
            </w:r>
          </w:p>
        </w:tc>
      </w:tr>
      <w:tr w:rsidR="00603B99" w14:paraId="0946F6CB" w14:textId="77777777">
        <w:tc>
          <w:tcPr>
            <w:tcW w:w="4531" w:type="dxa"/>
          </w:tcPr>
          <w:p w14:paraId="000002B8" w14:textId="77777777" w:rsidR="00603B99" w:rsidRDefault="00790ABA">
            <w:pPr>
              <w:rPr>
                <w:rFonts w:ascii="Arial" w:eastAsia="Arial" w:hAnsi="Arial" w:cs="Arial"/>
              </w:rPr>
            </w:pPr>
            <w:r>
              <w:rPr>
                <w:rFonts w:ascii="Arial" w:eastAsia="Arial" w:hAnsi="Arial" w:cs="Arial"/>
              </w:rPr>
              <w:t>1st round PCR product</w:t>
            </w:r>
          </w:p>
        </w:tc>
        <w:tc>
          <w:tcPr>
            <w:tcW w:w="2410" w:type="dxa"/>
          </w:tcPr>
          <w:p w14:paraId="000002B9" w14:textId="77777777" w:rsidR="00603B99" w:rsidRDefault="00790ABA">
            <w:pPr>
              <w:rPr>
                <w:rFonts w:ascii="Arial" w:eastAsia="Arial" w:hAnsi="Arial" w:cs="Arial"/>
              </w:rPr>
            </w:pPr>
            <w:r>
              <w:rPr>
                <w:rFonts w:ascii="Arial" w:eastAsia="Arial" w:hAnsi="Arial" w:cs="Arial"/>
              </w:rPr>
              <w:t>5</w:t>
            </w:r>
          </w:p>
        </w:tc>
        <w:tc>
          <w:tcPr>
            <w:tcW w:w="1887" w:type="dxa"/>
          </w:tcPr>
          <w:p w14:paraId="000002BA" w14:textId="77777777" w:rsidR="00603B99" w:rsidRDefault="00603B99">
            <w:pPr>
              <w:rPr>
                <w:rFonts w:ascii="Arial" w:eastAsia="Arial" w:hAnsi="Arial" w:cs="Arial"/>
              </w:rPr>
            </w:pPr>
          </w:p>
        </w:tc>
      </w:tr>
      <w:tr w:rsidR="00603B99" w14:paraId="02767B81" w14:textId="77777777">
        <w:tc>
          <w:tcPr>
            <w:tcW w:w="4531" w:type="dxa"/>
          </w:tcPr>
          <w:p w14:paraId="000002BB" w14:textId="77777777" w:rsidR="00603B99" w:rsidRDefault="00790ABA">
            <w:pPr>
              <w:rPr>
                <w:rFonts w:ascii="Arial" w:eastAsia="Arial" w:hAnsi="Arial" w:cs="Arial"/>
              </w:rPr>
            </w:pPr>
            <w:proofErr w:type="spellStart"/>
            <w:r>
              <w:rPr>
                <w:rFonts w:ascii="Arial" w:eastAsia="Arial" w:hAnsi="Arial" w:cs="Arial"/>
              </w:rPr>
              <w:t>NEBNext</w:t>
            </w:r>
            <w:proofErr w:type="spellEnd"/>
            <w:r>
              <w:rPr>
                <w:rFonts w:ascii="Arial" w:eastAsia="Arial" w:hAnsi="Arial" w:cs="Arial"/>
              </w:rPr>
              <w:t xml:space="preserve"> High-Fidelity 2X PCR Master Mix</w:t>
            </w:r>
          </w:p>
        </w:tc>
        <w:tc>
          <w:tcPr>
            <w:tcW w:w="2410" w:type="dxa"/>
          </w:tcPr>
          <w:p w14:paraId="000002BC" w14:textId="77777777" w:rsidR="00603B99" w:rsidRDefault="00790ABA">
            <w:pPr>
              <w:rPr>
                <w:rFonts w:ascii="Arial" w:eastAsia="Arial" w:hAnsi="Arial" w:cs="Arial"/>
              </w:rPr>
            </w:pPr>
            <w:r>
              <w:rPr>
                <w:rFonts w:ascii="Arial" w:eastAsia="Arial" w:hAnsi="Arial" w:cs="Arial"/>
              </w:rPr>
              <w:t>10</w:t>
            </w:r>
          </w:p>
        </w:tc>
        <w:tc>
          <w:tcPr>
            <w:tcW w:w="1887" w:type="dxa"/>
          </w:tcPr>
          <w:p w14:paraId="000002BD" w14:textId="77777777" w:rsidR="00603B99" w:rsidRDefault="00790ABA">
            <w:pPr>
              <w:rPr>
                <w:rFonts w:ascii="Arial" w:eastAsia="Arial" w:hAnsi="Arial" w:cs="Arial"/>
              </w:rPr>
            </w:pPr>
            <w:r>
              <w:rPr>
                <w:rFonts w:ascii="Arial" w:eastAsia="Arial" w:hAnsi="Arial" w:cs="Arial"/>
              </w:rPr>
              <w:t>1x</w:t>
            </w:r>
          </w:p>
        </w:tc>
      </w:tr>
      <w:tr w:rsidR="00603B99" w14:paraId="166CA85B" w14:textId="77777777">
        <w:tc>
          <w:tcPr>
            <w:tcW w:w="4531" w:type="dxa"/>
          </w:tcPr>
          <w:p w14:paraId="000002BE" w14:textId="77777777" w:rsidR="00603B99" w:rsidRDefault="00790ABA">
            <w:pPr>
              <w:rPr>
                <w:rFonts w:ascii="Arial" w:eastAsia="Arial" w:hAnsi="Arial" w:cs="Arial"/>
              </w:rPr>
            </w:pPr>
            <w:r>
              <w:rPr>
                <w:rFonts w:ascii="Arial" w:eastAsia="Arial" w:hAnsi="Arial" w:cs="Arial"/>
              </w:rPr>
              <w:t xml:space="preserve">P7 (100 </w:t>
            </w:r>
            <w:proofErr w:type="spellStart"/>
            <w:r>
              <w:rPr>
                <w:rFonts w:ascii="Arial" w:eastAsia="Arial" w:hAnsi="Arial" w:cs="Arial"/>
              </w:rPr>
              <w:t>μM</w:t>
            </w:r>
            <w:proofErr w:type="spellEnd"/>
            <w:r>
              <w:rPr>
                <w:rFonts w:ascii="Arial" w:eastAsia="Arial" w:hAnsi="Arial" w:cs="Arial"/>
              </w:rPr>
              <w:t>)</w:t>
            </w:r>
          </w:p>
        </w:tc>
        <w:tc>
          <w:tcPr>
            <w:tcW w:w="2410" w:type="dxa"/>
          </w:tcPr>
          <w:p w14:paraId="000002BF" w14:textId="77777777" w:rsidR="00603B99" w:rsidRDefault="00790ABA">
            <w:pPr>
              <w:rPr>
                <w:rFonts w:ascii="Arial" w:eastAsia="Arial" w:hAnsi="Arial" w:cs="Arial"/>
              </w:rPr>
            </w:pPr>
            <w:r>
              <w:rPr>
                <w:rFonts w:ascii="Arial" w:eastAsia="Arial" w:hAnsi="Arial" w:cs="Arial"/>
              </w:rPr>
              <w:t>0.1</w:t>
            </w:r>
          </w:p>
        </w:tc>
        <w:tc>
          <w:tcPr>
            <w:tcW w:w="1887" w:type="dxa"/>
          </w:tcPr>
          <w:p w14:paraId="000002C0"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61837025" w14:textId="77777777">
        <w:tc>
          <w:tcPr>
            <w:tcW w:w="4531" w:type="dxa"/>
          </w:tcPr>
          <w:p w14:paraId="000002C1" w14:textId="77777777" w:rsidR="00603B99" w:rsidRDefault="00790ABA">
            <w:pPr>
              <w:rPr>
                <w:rFonts w:ascii="Arial" w:eastAsia="Arial" w:hAnsi="Arial" w:cs="Arial"/>
              </w:rPr>
            </w:pPr>
            <w:r>
              <w:rPr>
                <w:rFonts w:ascii="Arial" w:eastAsia="Arial" w:hAnsi="Arial" w:cs="Arial"/>
              </w:rPr>
              <w:t xml:space="preserve">P5 (100 </w:t>
            </w:r>
            <w:proofErr w:type="spellStart"/>
            <w:r>
              <w:rPr>
                <w:rFonts w:ascii="Arial" w:eastAsia="Arial" w:hAnsi="Arial" w:cs="Arial"/>
              </w:rPr>
              <w:t>μM</w:t>
            </w:r>
            <w:proofErr w:type="spellEnd"/>
            <w:r>
              <w:rPr>
                <w:rFonts w:ascii="Arial" w:eastAsia="Arial" w:hAnsi="Arial" w:cs="Arial"/>
              </w:rPr>
              <w:t>)</w:t>
            </w:r>
          </w:p>
        </w:tc>
        <w:tc>
          <w:tcPr>
            <w:tcW w:w="2410" w:type="dxa"/>
          </w:tcPr>
          <w:p w14:paraId="000002C2" w14:textId="77777777" w:rsidR="00603B99" w:rsidRDefault="00790ABA">
            <w:pPr>
              <w:rPr>
                <w:rFonts w:ascii="Arial" w:eastAsia="Arial" w:hAnsi="Arial" w:cs="Arial"/>
              </w:rPr>
            </w:pPr>
            <w:r>
              <w:rPr>
                <w:rFonts w:ascii="Arial" w:eastAsia="Arial" w:hAnsi="Arial" w:cs="Arial"/>
              </w:rPr>
              <w:t>0.1</w:t>
            </w:r>
          </w:p>
        </w:tc>
        <w:tc>
          <w:tcPr>
            <w:tcW w:w="1887" w:type="dxa"/>
          </w:tcPr>
          <w:p w14:paraId="000002C3"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0A72180E" w14:textId="77777777">
        <w:tc>
          <w:tcPr>
            <w:tcW w:w="4531" w:type="dxa"/>
          </w:tcPr>
          <w:p w14:paraId="000002C4" w14:textId="77777777" w:rsidR="00603B99" w:rsidRDefault="00790ABA">
            <w:pPr>
              <w:rPr>
                <w:rFonts w:ascii="Arial" w:eastAsia="Arial" w:hAnsi="Arial" w:cs="Arial"/>
              </w:rPr>
            </w:pPr>
            <w:r>
              <w:rPr>
                <w:rFonts w:ascii="Arial" w:eastAsia="Arial" w:hAnsi="Arial" w:cs="Arial"/>
              </w:rPr>
              <w:t>100x SYBR</w:t>
            </w:r>
          </w:p>
        </w:tc>
        <w:tc>
          <w:tcPr>
            <w:tcW w:w="2410" w:type="dxa"/>
          </w:tcPr>
          <w:p w14:paraId="000002C5" w14:textId="77777777" w:rsidR="00603B99" w:rsidRDefault="00790ABA">
            <w:pPr>
              <w:rPr>
                <w:rFonts w:ascii="Arial" w:eastAsia="Arial" w:hAnsi="Arial" w:cs="Arial"/>
              </w:rPr>
            </w:pPr>
            <w:r>
              <w:rPr>
                <w:rFonts w:ascii="Arial" w:eastAsia="Arial" w:hAnsi="Arial" w:cs="Arial"/>
              </w:rPr>
              <w:t>0.1</w:t>
            </w:r>
          </w:p>
        </w:tc>
        <w:tc>
          <w:tcPr>
            <w:tcW w:w="1887" w:type="dxa"/>
          </w:tcPr>
          <w:p w14:paraId="000002C6" w14:textId="77777777" w:rsidR="00603B99" w:rsidRDefault="00790ABA">
            <w:pPr>
              <w:rPr>
                <w:rFonts w:ascii="Arial" w:eastAsia="Arial" w:hAnsi="Arial" w:cs="Arial"/>
              </w:rPr>
            </w:pPr>
            <w:r>
              <w:rPr>
                <w:rFonts w:ascii="Arial" w:eastAsia="Arial" w:hAnsi="Arial" w:cs="Arial"/>
              </w:rPr>
              <w:t>1x</w:t>
            </w:r>
          </w:p>
        </w:tc>
      </w:tr>
      <w:tr w:rsidR="00603B99" w14:paraId="5611980B" w14:textId="77777777">
        <w:tc>
          <w:tcPr>
            <w:tcW w:w="4531" w:type="dxa"/>
          </w:tcPr>
          <w:p w14:paraId="000002C7" w14:textId="77777777" w:rsidR="00603B99" w:rsidRDefault="00790ABA">
            <w:pPr>
              <w:rPr>
                <w:rFonts w:ascii="Arial" w:eastAsia="Arial" w:hAnsi="Arial" w:cs="Arial"/>
              </w:rPr>
            </w:pPr>
            <w:r>
              <w:rPr>
                <w:rFonts w:ascii="Arial" w:eastAsia="Arial" w:hAnsi="Arial" w:cs="Arial"/>
              </w:rPr>
              <w:t>Ultrapure distilled H2O</w:t>
            </w:r>
          </w:p>
        </w:tc>
        <w:tc>
          <w:tcPr>
            <w:tcW w:w="2410" w:type="dxa"/>
          </w:tcPr>
          <w:p w14:paraId="000002C8" w14:textId="77777777" w:rsidR="00603B99" w:rsidRDefault="00790ABA">
            <w:pPr>
              <w:rPr>
                <w:rFonts w:ascii="Arial" w:eastAsia="Arial" w:hAnsi="Arial" w:cs="Arial"/>
              </w:rPr>
            </w:pPr>
            <w:r>
              <w:rPr>
                <w:rFonts w:ascii="Arial" w:eastAsia="Arial" w:hAnsi="Arial" w:cs="Arial"/>
              </w:rPr>
              <w:t>4.7</w:t>
            </w:r>
          </w:p>
        </w:tc>
        <w:tc>
          <w:tcPr>
            <w:tcW w:w="1887" w:type="dxa"/>
          </w:tcPr>
          <w:p w14:paraId="000002C9" w14:textId="77777777" w:rsidR="00603B99" w:rsidRDefault="00603B99">
            <w:pPr>
              <w:rPr>
                <w:rFonts w:ascii="Arial" w:eastAsia="Arial" w:hAnsi="Arial" w:cs="Arial"/>
              </w:rPr>
            </w:pPr>
          </w:p>
        </w:tc>
      </w:tr>
      <w:tr w:rsidR="00603B99" w14:paraId="7C02B85B" w14:textId="77777777">
        <w:tc>
          <w:tcPr>
            <w:tcW w:w="4531" w:type="dxa"/>
          </w:tcPr>
          <w:p w14:paraId="000002CA" w14:textId="77777777" w:rsidR="00603B99" w:rsidRDefault="00790ABA">
            <w:pPr>
              <w:rPr>
                <w:rFonts w:ascii="Arial" w:eastAsia="Arial" w:hAnsi="Arial" w:cs="Arial"/>
              </w:rPr>
            </w:pPr>
            <w:r>
              <w:rPr>
                <w:rFonts w:ascii="Arial" w:eastAsia="Arial" w:hAnsi="Arial" w:cs="Arial"/>
              </w:rPr>
              <w:t>Total volume</w:t>
            </w:r>
          </w:p>
        </w:tc>
        <w:tc>
          <w:tcPr>
            <w:tcW w:w="2410" w:type="dxa"/>
          </w:tcPr>
          <w:p w14:paraId="000002CB" w14:textId="77777777" w:rsidR="00603B99" w:rsidRDefault="00790ABA">
            <w:pPr>
              <w:rPr>
                <w:rFonts w:ascii="Arial" w:eastAsia="Arial" w:hAnsi="Arial" w:cs="Arial"/>
              </w:rPr>
            </w:pPr>
            <w:r>
              <w:rPr>
                <w:rFonts w:ascii="Arial" w:eastAsia="Arial" w:hAnsi="Arial" w:cs="Arial"/>
              </w:rPr>
              <w:t>20</w:t>
            </w:r>
          </w:p>
        </w:tc>
        <w:tc>
          <w:tcPr>
            <w:tcW w:w="1887" w:type="dxa"/>
          </w:tcPr>
          <w:p w14:paraId="000002CC" w14:textId="77777777" w:rsidR="00603B99" w:rsidRDefault="00603B99">
            <w:pPr>
              <w:rPr>
                <w:rFonts w:ascii="Arial" w:eastAsia="Arial" w:hAnsi="Arial" w:cs="Arial"/>
              </w:rPr>
            </w:pPr>
          </w:p>
        </w:tc>
      </w:tr>
    </w:tbl>
    <w:p w14:paraId="000002C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Run the qPCR reaction using a qPCR instrument as follows.</w:t>
      </w:r>
    </w:p>
    <w:tbl>
      <w:tblPr>
        <w:tblStyle w:val="aff4"/>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2051"/>
        <w:gridCol w:w="2262"/>
        <w:gridCol w:w="2196"/>
      </w:tblGrid>
      <w:tr w:rsidR="00603B99" w14:paraId="0F677D83" w14:textId="77777777">
        <w:tc>
          <w:tcPr>
            <w:tcW w:w="2319" w:type="dxa"/>
            <w:shd w:val="clear" w:color="auto" w:fill="BFBFBF"/>
          </w:tcPr>
          <w:p w14:paraId="000002CE" w14:textId="77777777" w:rsidR="00603B99" w:rsidRDefault="00790ABA">
            <w:pPr>
              <w:rPr>
                <w:rFonts w:ascii="Arial" w:eastAsia="Arial" w:hAnsi="Arial" w:cs="Arial"/>
              </w:rPr>
            </w:pPr>
            <w:r>
              <w:rPr>
                <w:rFonts w:ascii="Arial" w:eastAsia="Arial" w:hAnsi="Arial" w:cs="Arial"/>
              </w:rPr>
              <w:t>Cycle no.</w:t>
            </w:r>
          </w:p>
        </w:tc>
        <w:tc>
          <w:tcPr>
            <w:tcW w:w="2051" w:type="dxa"/>
            <w:shd w:val="clear" w:color="auto" w:fill="BFBFBF"/>
          </w:tcPr>
          <w:p w14:paraId="000002CF" w14:textId="77777777" w:rsidR="00603B99" w:rsidRDefault="00790ABA">
            <w:pPr>
              <w:rPr>
                <w:rFonts w:ascii="Arial" w:eastAsia="Arial" w:hAnsi="Arial" w:cs="Arial"/>
              </w:rPr>
            </w:pPr>
            <w:r>
              <w:rPr>
                <w:rFonts w:ascii="Arial" w:eastAsia="Arial" w:hAnsi="Arial" w:cs="Arial"/>
              </w:rPr>
              <w:t>Denature</w:t>
            </w:r>
          </w:p>
        </w:tc>
        <w:tc>
          <w:tcPr>
            <w:tcW w:w="2262" w:type="dxa"/>
            <w:shd w:val="clear" w:color="auto" w:fill="BFBFBF"/>
          </w:tcPr>
          <w:p w14:paraId="000002D0" w14:textId="77777777" w:rsidR="00603B99" w:rsidRDefault="00790ABA">
            <w:pPr>
              <w:rPr>
                <w:rFonts w:ascii="Arial" w:eastAsia="Arial" w:hAnsi="Arial" w:cs="Arial"/>
              </w:rPr>
            </w:pPr>
            <w:r>
              <w:rPr>
                <w:rFonts w:ascii="Arial" w:eastAsia="Arial" w:hAnsi="Arial" w:cs="Arial"/>
              </w:rPr>
              <w:t>Anneal</w:t>
            </w:r>
          </w:p>
        </w:tc>
        <w:tc>
          <w:tcPr>
            <w:tcW w:w="2196" w:type="dxa"/>
            <w:shd w:val="clear" w:color="auto" w:fill="BFBFBF"/>
          </w:tcPr>
          <w:p w14:paraId="000002D1" w14:textId="77777777" w:rsidR="00603B99" w:rsidRDefault="00790ABA">
            <w:pPr>
              <w:rPr>
                <w:rFonts w:ascii="Arial" w:eastAsia="Arial" w:hAnsi="Arial" w:cs="Arial"/>
              </w:rPr>
            </w:pPr>
            <w:r>
              <w:rPr>
                <w:rFonts w:ascii="Arial" w:eastAsia="Arial" w:hAnsi="Arial" w:cs="Arial"/>
              </w:rPr>
              <w:t>Extend</w:t>
            </w:r>
          </w:p>
        </w:tc>
      </w:tr>
      <w:tr w:rsidR="00603B99" w14:paraId="1046C736" w14:textId="77777777">
        <w:tc>
          <w:tcPr>
            <w:tcW w:w="2319" w:type="dxa"/>
          </w:tcPr>
          <w:p w14:paraId="000002D2" w14:textId="77777777" w:rsidR="00603B99" w:rsidRDefault="00790ABA">
            <w:pPr>
              <w:rPr>
                <w:rFonts w:ascii="Arial" w:eastAsia="Arial" w:hAnsi="Arial" w:cs="Arial"/>
              </w:rPr>
            </w:pPr>
            <w:r>
              <w:rPr>
                <w:rFonts w:ascii="Arial" w:eastAsia="Arial" w:hAnsi="Arial" w:cs="Arial"/>
              </w:rPr>
              <w:t>1</w:t>
            </w:r>
          </w:p>
        </w:tc>
        <w:tc>
          <w:tcPr>
            <w:tcW w:w="2051" w:type="dxa"/>
          </w:tcPr>
          <w:p w14:paraId="000002D3" w14:textId="77777777" w:rsidR="00603B99" w:rsidRDefault="00790ABA">
            <w:pPr>
              <w:rPr>
                <w:rFonts w:ascii="Arial" w:eastAsia="Arial" w:hAnsi="Arial" w:cs="Arial"/>
              </w:rPr>
            </w:pPr>
            <w:r>
              <w:rPr>
                <w:rFonts w:ascii="Arial" w:eastAsia="Arial" w:hAnsi="Arial" w:cs="Arial"/>
              </w:rPr>
              <w:t>98°C, 1 min</w:t>
            </w:r>
          </w:p>
        </w:tc>
        <w:tc>
          <w:tcPr>
            <w:tcW w:w="2262" w:type="dxa"/>
          </w:tcPr>
          <w:p w14:paraId="000002D4" w14:textId="77777777" w:rsidR="00603B99" w:rsidRDefault="00603B99">
            <w:pPr>
              <w:rPr>
                <w:rFonts w:ascii="Arial" w:eastAsia="Arial" w:hAnsi="Arial" w:cs="Arial"/>
              </w:rPr>
            </w:pPr>
          </w:p>
        </w:tc>
        <w:tc>
          <w:tcPr>
            <w:tcW w:w="2196" w:type="dxa"/>
          </w:tcPr>
          <w:p w14:paraId="000002D5" w14:textId="77777777" w:rsidR="00603B99" w:rsidRDefault="00603B99">
            <w:pPr>
              <w:rPr>
                <w:rFonts w:ascii="Arial" w:eastAsia="Arial" w:hAnsi="Arial" w:cs="Arial"/>
              </w:rPr>
            </w:pPr>
          </w:p>
        </w:tc>
      </w:tr>
      <w:tr w:rsidR="00603B99" w14:paraId="06551413" w14:textId="77777777">
        <w:tc>
          <w:tcPr>
            <w:tcW w:w="2319" w:type="dxa"/>
          </w:tcPr>
          <w:p w14:paraId="000002D6" w14:textId="77777777" w:rsidR="00603B99" w:rsidRDefault="00790ABA">
            <w:pPr>
              <w:rPr>
                <w:rFonts w:ascii="Arial" w:eastAsia="Arial" w:hAnsi="Arial" w:cs="Arial"/>
              </w:rPr>
            </w:pPr>
            <w:r>
              <w:rPr>
                <w:rFonts w:ascii="Arial" w:eastAsia="Arial" w:hAnsi="Arial" w:cs="Arial"/>
              </w:rPr>
              <w:t>2-26 (25 cycles)</w:t>
            </w:r>
          </w:p>
        </w:tc>
        <w:tc>
          <w:tcPr>
            <w:tcW w:w="2051" w:type="dxa"/>
          </w:tcPr>
          <w:p w14:paraId="000002D7" w14:textId="77777777" w:rsidR="00603B99" w:rsidRDefault="00790ABA">
            <w:pPr>
              <w:rPr>
                <w:rFonts w:ascii="Arial" w:eastAsia="Arial" w:hAnsi="Arial" w:cs="Arial"/>
              </w:rPr>
            </w:pPr>
            <w:r>
              <w:rPr>
                <w:rFonts w:ascii="Arial" w:eastAsia="Arial" w:hAnsi="Arial" w:cs="Arial"/>
              </w:rPr>
              <w:t>98°C, 10 sec</w:t>
            </w:r>
          </w:p>
        </w:tc>
        <w:tc>
          <w:tcPr>
            <w:tcW w:w="2262" w:type="dxa"/>
          </w:tcPr>
          <w:p w14:paraId="000002D8" w14:textId="77777777" w:rsidR="00603B99" w:rsidRDefault="00790ABA">
            <w:pPr>
              <w:rPr>
                <w:rFonts w:ascii="Arial" w:eastAsia="Arial" w:hAnsi="Arial" w:cs="Arial"/>
              </w:rPr>
            </w:pPr>
            <w:r>
              <w:rPr>
                <w:rFonts w:ascii="Arial" w:eastAsia="Arial" w:hAnsi="Arial" w:cs="Arial"/>
              </w:rPr>
              <w:t>60°C, 30 sec</w:t>
            </w:r>
          </w:p>
        </w:tc>
        <w:tc>
          <w:tcPr>
            <w:tcW w:w="2196" w:type="dxa"/>
          </w:tcPr>
          <w:p w14:paraId="000002D9" w14:textId="77777777" w:rsidR="00603B99" w:rsidRDefault="00790ABA">
            <w:pPr>
              <w:rPr>
                <w:rFonts w:ascii="Arial" w:eastAsia="Arial" w:hAnsi="Arial" w:cs="Arial"/>
              </w:rPr>
            </w:pPr>
            <w:r>
              <w:rPr>
                <w:rFonts w:ascii="Arial" w:eastAsia="Arial" w:hAnsi="Arial" w:cs="Arial"/>
              </w:rPr>
              <w:t>72°C, 1 min</w:t>
            </w:r>
          </w:p>
        </w:tc>
      </w:tr>
    </w:tbl>
    <w:p w14:paraId="000002DA" w14:textId="0A14F0B6"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Based on the raw amplification curve of each sample, determine the number of cycles where the amplification </w:t>
      </w:r>
      <w:r w:rsidR="00C06438">
        <w:rPr>
          <w:color w:val="000000"/>
        </w:rPr>
        <w:t xml:space="preserve">nearly </w:t>
      </w:r>
      <w:r>
        <w:rPr>
          <w:color w:val="000000"/>
        </w:rPr>
        <w:t>plateaus for each sample.</w:t>
      </w:r>
    </w:p>
    <w:p w14:paraId="000002DB" w14:textId="05C7F278" w:rsidR="00603B99" w:rsidRDefault="00790ABA">
      <w:pPr>
        <w:widowControl w:val="0"/>
        <w:numPr>
          <w:ilvl w:val="0"/>
          <w:numId w:val="2"/>
        </w:numPr>
        <w:pBdr>
          <w:top w:val="nil"/>
          <w:left w:val="nil"/>
          <w:bottom w:val="nil"/>
          <w:right w:val="nil"/>
          <w:between w:val="nil"/>
        </w:pBdr>
        <w:jc w:val="both"/>
        <w:rPr>
          <w:color w:val="000000"/>
        </w:rPr>
      </w:pPr>
      <w:r>
        <w:rPr>
          <w:color w:val="000000"/>
        </w:rPr>
        <w:lastRenderedPageBreak/>
        <w:t>Setup the second round PCR reaction for each sample as follows</w:t>
      </w:r>
      <w:r w:rsidR="00C06438">
        <w:rPr>
          <w:color w:val="000000"/>
        </w:rPr>
        <w:t>.</w:t>
      </w:r>
      <w:r w:rsidR="00C06438" w:rsidRPr="00C06438">
        <w:rPr>
          <w:color w:val="000000"/>
        </w:rPr>
        <w:t xml:space="preserve"> </w:t>
      </w:r>
      <w:r w:rsidR="00C06438">
        <w:rPr>
          <w:color w:val="000000"/>
        </w:rPr>
        <w:t>As it is expected that the number of cycles required for DNA and RNA samples are different, we recommend running the PCR for them separately.</w:t>
      </w:r>
    </w:p>
    <w:tbl>
      <w:tblPr>
        <w:tblStyle w:val="aff5"/>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2268"/>
        <w:gridCol w:w="1745"/>
      </w:tblGrid>
      <w:tr w:rsidR="00603B99" w14:paraId="08EFCBE3" w14:textId="77777777">
        <w:tc>
          <w:tcPr>
            <w:tcW w:w="4815" w:type="dxa"/>
            <w:shd w:val="clear" w:color="auto" w:fill="BFBFBF"/>
          </w:tcPr>
          <w:p w14:paraId="000002DC" w14:textId="77777777" w:rsidR="00603B99" w:rsidRDefault="00790ABA">
            <w:pPr>
              <w:rPr>
                <w:rFonts w:ascii="Arial" w:eastAsia="Arial" w:hAnsi="Arial" w:cs="Arial"/>
              </w:rPr>
            </w:pPr>
            <w:r>
              <w:rPr>
                <w:rFonts w:ascii="Arial" w:eastAsia="Arial" w:hAnsi="Arial" w:cs="Arial"/>
              </w:rPr>
              <w:t>Reagent</w:t>
            </w:r>
          </w:p>
        </w:tc>
        <w:tc>
          <w:tcPr>
            <w:tcW w:w="2268" w:type="dxa"/>
            <w:shd w:val="clear" w:color="auto" w:fill="BFBFBF"/>
          </w:tcPr>
          <w:p w14:paraId="000002DD" w14:textId="77777777" w:rsidR="00603B99" w:rsidRDefault="00790ABA">
            <w:pPr>
              <w:rPr>
                <w:rFonts w:ascii="Arial" w:eastAsia="Arial" w:hAnsi="Arial" w:cs="Arial"/>
              </w:rPr>
            </w:pPr>
            <w:r>
              <w:rPr>
                <w:rFonts w:ascii="Arial" w:eastAsia="Arial" w:hAnsi="Arial" w:cs="Arial"/>
              </w:rPr>
              <w:t>Volume (</w:t>
            </w:r>
            <w:proofErr w:type="spellStart"/>
            <w:r>
              <w:rPr>
                <w:rFonts w:ascii="Arial" w:eastAsia="Arial" w:hAnsi="Arial" w:cs="Arial"/>
              </w:rPr>
              <w:t>μL</w:t>
            </w:r>
            <w:proofErr w:type="spellEnd"/>
            <w:r>
              <w:rPr>
                <w:rFonts w:ascii="Arial" w:eastAsia="Arial" w:hAnsi="Arial" w:cs="Arial"/>
              </w:rPr>
              <w:t>)</w:t>
            </w:r>
          </w:p>
        </w:tc>
        <w:tc>
          <w:tcPr>
            <w:tcW w:w="1745" w:type="dxa"/>
            <w:shd w:val="clear" w:color="auto" w:fill="BFBFBF"/>
          </w:tcPr>
          <w:p w14:paraId="000002DE" w14:textId="77777777" w:rsidR="00603B99" w:rsidRDefault="00790ABA">
            <w:pPr>
              <w:rPr>
                <w:rFonts w:ascii="Arial" w:eastAsia="Arial" w:hAnsi="Arial" w:cs="Arial"/>
              </w:rPr>
            </w:pPr>
            <w:r>
              <w:rPr>
                <w:rFonts w:ascii="Arial" w:eastAsia="Arial" w:hAnsi="Arial" w:cs="Arial"/>
              </w:rPr>
              <w:t>Final conc.</w:t>
            </w:r>
          </w:p>
        </w:tc>
      </w:tr>
      <w:tr w:rsidR="00603B99" w14:paraId="726D72AB" w14:textId="77777777">
        <w:tc>
          <w:tcPr>
            <w:tcW w:w="4815" w:type="dxa"/>
          </w:tcPr>
          <w:p w14:paraId="000002DF" w14:textId="77777777" w:rsidR="00603B99" w:rsidRDefault="00790ABA">
            <w:pPr>
              <w:rPr>
                <w:rFonts w:ascii="Arial" w:eastAsia="Arial" w:hAnsi="Arial" w:cs="Arial"/>
              </w:rPr>
            </w:pPr>
            <w:r>
              <w:rPr>
                <w:rFonts w:ascii="Arial" w:eastAsia="Arial" w:hAnsi="Arial" w:cs="Arial"/>
              </w:rPr>
              <w:t>1st round PCR product</w:t>
            </w:r>
          </w:p>
        </w:tc>
        <w:tc>
          <w:tcPr>
            <w:tcW w:w="2268" w:type="dxa"/>
          </w:tcPr>
          <w:p w14:paraId="000002E0" w14:textId="77777777" w:rsidR="00603B99" w:rsidRDefault="00790ABA">
            <w:pPr>
              <w:rPr>
                <w:rFonts w:ascii="Arial" w:eastAsia="Arial" w:hAnsi="Arial" w:cs="Arial"/>
              </w:rPr>
            </w:pPr>
            <w:r>
              <w:rPr>
                <w:rFonts w:ascii="Arial" w:eastAsia="Arial" w:hAnsi="Arial" w:cs="Arial"/>
              </w:rPr>
              <w:t>50</w:t>
            </w:r>
          </w:p>
        </w:tc>
        <w:tc>
          <w:tcPr>
            <w:tcW w:w="1745" w:type="dxa"/>
          </w:tcPr>
          <w:p w14:paraId="000002E1" w14:textId="77777777" w:rsidR="00603B99" w:rsidRDefault="00603B99">
            <w:pPr>
              <w:rPr>
                <w:rFonts w:ascii="Arial" w:eastAsia="Arial" w:hAnsi="Arial" w:cs="Arial"/>
              </w:rPr>
            </w:pPr>
          </w:p>
        </w:tc>
      </w:tr>
      <w:tr w:rsidR="00603B99" w14:paraId="6BD4F498" w14:textId="77777777">
        <w:tc>
          <w:tcPr>
            <w:tcW w:w="4815" w:type="dxa"/>
          </w:tcPr>
          <w:p w14:paraId="000002E2" w14:textId="77777777" w:rsidR="00603B99" w:rsidRDefault="00790ABA">
            <w:pPr>
              <w:rPr>
                <w:rFonts w:ascii="Arial" w:eastAsia="Arial" w:hAnsi="Arial" w:cs="Arial"/>
              </w:rPr>
            </w:pPr>
            <w:proofErr w:type="spellStart"/>
            <w:r>
              <w:rPr>
                <w:rFonts w:ascii="Arial" w:eastAsia="Arial" w:hAnsi="Arial" w:cs="Arial"/>
              </w:rPr>
              <w:t>NEBNext</w:t>
            </w:r>
            <w:proofErr w:type="spellEnd"/>
            <w:r>
              <w:rPr>
                <w:rFonts w:ascii="Arial" w:eastAsia="Arial" w:hAnsi="Arial" w:cs="Arial"/>
              </w:rPr>
              <w:t xml:space="preserve"> High-Fidelity 2X PCR Master Mix</w:t>
            </w:r>
          </w:p>
        </w:tc>
        <w:tc>
          <w:tcPr>
            <w:tcW w:w="2268" w:type="dxa"/>
          </w:tcPr>
          <w:p w14:paraId="000002E3" w14:textId="77777777" w:rsidR="00603B99" w:rsidRDefault="00790ABA">
            <w:pPr>
              <w:rPr>
                <w:rFonts w:ascii="Arial" w:eastAsia="Arial" w:hAnsi="Arial" w:cs="Arial"/>
              </w:rPr>
            </w:pPr>
            <w:r>
              <w:rPr>
                <w:rFonts w:ascii="Arial" w:eastAsia="Arial" w:hAnsi="Arial" w:cs="Arial"/>
              </w:rPr>
              <w:t>100</w:t>
            </w:r>
          </w:p>
        </w:tc>
        <w:tc>
          <w:tcPr>
            <w:tcW w:w="1745" w:type="dxa"/>
          </w:tcPr>
          <w:p w14:paraId="000002E4" w14:textId="77777777" w:rsidR="00603B99" w:rsidRDefault="00790ABA">
            <w:pPr>
              <w:rPr>
                <w:rFonts w:ascii="Arial" w:eastAsia="Arial" w:hAnsi="Arial" w:cs="Arial"/>
              </w:rPr>
            </w:pPr>
            <w:r>
              <w:rPr>
                <w:rFonts w:ascii="Arial" w:eastAsia="Arial" w:hAnsi="Arial" w:cs="Arial"/>
              </w:rPr>
              <w:t>1x</w:t>
            </w:r>
          </w:p>
        </w:tc>
      </w:tr>
      <w:tr w:rsidR="00603B99" w14:paraId="63B84967" w14:textId="77777777">
        <w:tc>
          <w:tcPr>
            <w:tcW w:w="4815" w:type="dxa"/>
          </w:tcPr>
          <w:p w14:paraId="000002E5" w14:textId="77777777" w:rsidR="00603B99" w:rsidRDefault="00790ABA">
            <w:pPr>
              <w:rPr>
                <w:rFonts w:ascii="Arial" w:eastAsia="Arial" w:hAnsi="Arial" w:cs="Arial"/>
              </w:rPr>
            </w:pPr>
            <w:r>
              <w:rPr>
                <w:rFonts w:ascii="Arial" w:eastAsia="Arial" w:hAnsi="Arial" w:cs="Arial"/>
              </w:rPr>
              <w:t xml:space="preserve">P7 (100 </w:t>
            </w:r>
            <w:proofErr w:type="spellStart"/>
            <w:r>
              <w:rPr>
                <w:rFonts w:ascii="Arial" w:eastAsia="Arial" w:hAnsi="Arial" w:cs="Arial"/>
              </w:rPr>
              <w:t>μM</w:t>
            </w:r>
            <w:proofErr w:type="spellEnd"/>
            <w:r>
              <w:rPr>
                <w:rFonts w:ascii="Arial" w:eastAsia="Arial" w:hAnsi="Arial" w:cs="Arial"/>
              </w:rPr>
              <w:t>)</w:t>
            </w:r>
          </w:p>
        </w:tc>
        <w:tc>
          <w:tcPr>
            <w:tcW w:w="2268" w:type="dxa"/>
          </w:tcPr>
          <w:p w14:paraId="000002E6" w14:textId="77777777" w:rsidR="00603B99" w:rsidRDefault="00790ABA">
            <w:pPr>
              <w:rPr>
                <w:rFonts w:ascii="Arial" w:eastAsia="Arial" w:hAnsi="Arial" w:cs="Arial"/>
              </w:rPr>
            </w:pPr>
            <w:r>
              <w:rPr>
                <w:rFonts w:ascii="Arial" w:eastAsia="Arial" w:hAnsi="Arial" w:cs="Arial"/>
              </w:rPr>
              <w:t>1</w:t>
            </w:r>
          </w:p>
        </w:tc>
        <w:tc>
          <w:tcPr>
            <w:tcW w:w="1745" w:type="dxa"/>
          </w:tcPr>
          <w:p w14:paraId="000002E7"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2FE4DAB2" w14:textId="77777777">
        <w:tc>
          <w:tcPr>
            <w:tcW w:w="4815" w:type="dxa"/>
          </w:tcPr>
          <w:p w14:paraId="000002E8" w14:textId="77777777" w:rsidR="00603B99" w:rsidRDefault="00790ABA">
            <w:pPr>
              <w:rPr>
                <w:rFonts w:ascii="Arial" w:eastAsia="Arial" w:hAnsi="Arial" w:cs="Arial"/>
              </w:rPr>
            </w:pPr>
            <w:r>
              <w:rPr>
                <w:rFonts w:ascii="Arial" w:eastAsia="Arial" w:hAnsi="Arial" w:cs="Arial"/>
              </w:rPr>
              <w:t xml:space="preserve">P5 (100 </w:t>
            </w:r>
            <w:proofErr w:type="spellStart"/>
            <w:r>
              <w:rPr>
                <w:rFonts w:ascii="Arial" w:eastAsia="Arial" w:hAnsi="Arial" w:cs="Arial"/>
              </w:rPr>
              <w:t>μM</w:t>
            </w:r>
            <w:proofErr w:type="spellEnd"/>
            <w:r>
              <w:rPr>
                <w:rFonts w:ascii="Arial" w:eastAsia="Arial" w:hAnsi="Arial" w:cs="Arial"/>
              </w:rPr>
              <w:t>)</w:t>
            </w:r>
          </w:p>
        </w:tc>
        <w:tc>
          <w:tcPr>
            <w:tcW w:w="2268" w:type="dxa"/>
          </w:tcPr>
          <w:p w14:paraId="000002E9" w14:textId="77777777" w:rsidR="00603B99" w:rsidRDefault="00790ABA">
            <w:pPr>
              <w:rPr>
                <w:rFonts w:ascii="Arial" w:eastAsia="Arial" w:hAnsi="Arial" w:cs="Arial"/>
              </w:rPr>
            </w:pPr>
            <w:r>
              <w:rPr>
                <w:rFonts w:ascii="Arial" w:eastAsia="Arial" w:hAnsi="Arial" w:cs="Arial"/>
              </w:rPr>
              <w:t>1</w:t>
            </w:r>
          </w:p>
        </w:tc>
        <w:tc>
          <w:tcPr>
            <w:tcW w:w="1745" w:type="dxa"/>
          </w:tcPr>
          <w:p w14:paraId="000002EA" w14:textId="77777777" w:rsidR="00603B99" w:rsidRDefault="00790ABA">
            <w:pPr>
              <w:rPr>
                <w:rFonts w:ascii="Arial" w:eastAsia="Arial" w:hAnsi="Arial" w:cs="Arial"/>
              </w:rPr>
            </w:pPr>
            <w:r>
              <w:rPr>
                <w:rFonts w:ascii="Arial" w:eastAsia="Arial" w:hAnsi="Arial" w:cs="Arial"/>
              </w:rPr>
              <w:t xml:space="preserve">0.5 </w:t>
            </w:r>
            <w:proofErr w:type="spellStart"/>
            <w:r>
              <w:rPr>
                <w:rFonts w:ascii="Arial" w:eastAsia="Arial" w:hAnsi="Arial" w:cs="Arial"/>
              </w:rPr>
              <w:t>μM</w:t>
            </w:r>
            <w:proofErr w:type="spellEnd"/>
          </w:p>
        </w:tc>
      </w:tr>
      <w:tr w:rsidR="00603B99" w14:paraId="79A6B62D" w14:textId="77777777">
        <w:tc>
          <w:tcPr>
            <w:tcW w:w="4815" w:type="dxa"/>
          </w:tcPr>
          <w:p w14:paraId="000002EB" w14:textId="77777777" w:rsidR="00603B99" w:rsidRDefault="00790ABA">
            <w:pPr>
              <w:rPr>
                <w:rFonts w:ascii="Arial" w:eastAsia="Arial" w:hAnsi="Arial" w:cs="Arial"/>
              </w:rPr>
            </w:pPr>
            <w:r>
              <w:rPr>
                <w:rFonts w:ascii="Arial" w:eastAsia="Arial" w:hAnsi="Arial" w:cs="Arial"/>
              </w:rPr>
              <w:t>Ultrapure distilled H2O</w:t>
            </w:r>
          </w:p>
        </w:tc>
        <w:tc>
          <w:tcPr>
            <w:tcW w:w="2268" w:type="dxa"/>
          </w:tcPr>
          <w:p w14:paraId="000002EC" w14:textId="77777777" w:rsidR="00603B99" w:rsidRDefault="00790ABA">
            <w:pPr>
              <w:rPr>
                <w:rFonts w:ascii="Arial" w:eastAsia="Arial" w:hAnsi="Arial" w:cs="Arial"/>
              </w:rPr>
            </w:pPr>
            <w:r>
              <w:rPr>
                <w:rFonts w:ascii="Arial" w:eastAsia="Arial" w:hAnsi="Arial" w:cs="Arial"/>
              </w:rPr>
              <w:t>48</w:t>
            </w:r>
          </w:p>
        </w:tc>
        <w:tc>
          <w:tcPr>
            <w:tcW w:w="1745" w:type="dxa"/>
          </w:tcPr>
          <w:p w14:paraId="000002ED" w14:textId="77777777" w:rsidR="00603B99" w:rsidRDefault="00603B99">
            <w:pPr>
              <w:rPr>
                <w:rFonts w:ascii="Arial" w:eastAsia="Arial" w:hAnsi="Arial" w:cs="Arial"/>
              </w:rPr>
            </w:pPr>
          </w:p>
        </w:tc>
      </w:tr>
      <w:tr w:rsidR="00603B99" w14:paraId="0BA7E28C" w14:textId="77777777">
        <w:tc>
          <w:tcPr>
            <w:tcW w:w="4815" w:type="dxa"/>
          </w:tcPr>
          <w:p w14:paraId="000002EE" w14:textId="77777777" w:rsidR="00603B99" w:rsidRDefault="00790ABA">
            <w:pPr>
              <w:rPr>
                <w:rFonts w:ascii="Arial" w:eastAsia="Arial" w:hAnsi="Arial" w:cs="Arial"/>
              </w:rPr>
            </w:pPr>
            <w:r>
              <w:rPr>
                <w:rFonts w:ascii="Arial" w:eastAsia="Arial" w:hAnsi="Arial" w:cs="Arial"/>
              </w:rPr>
              <w:t>Total volume</w:t>
            </w:r>
          </w:p>
        </w:tc>
        <w:tc>
          <w:tcPr>
            <w:tcW w:w="2268" w:type="dxa"/>
          </w:tcPr>
          <w:p w14:paraId="000002EF" w14:textId="77777777" w:rsidR="00603B99" w:rsidRDefault="00790ABA">
            <w:pPr>
              <w:rPr>
                <w:rFonts w:ascii="Arial" w:eastAsia="Arial" w:hAnsi="Arial" w:cs="Arial"/>
              </w:rPr>
            </w:pPr>
            <w:r>
              <w:rPr>
                <w:rFonts w:ascii="Arial" w:eastAsia="Arial" w:hAnsi="Arial" w:cs="Arial"/>
              </w:rPr>
              <w:t>200</w:t>
            </w:r>
          </w:p>
        </w:tc>
        <w:tc>
          <w:tcPr>
            <w:tcW w:w="1745" w:type="dxa"/>
          </w:tcPr>
          <w:p w14:paraId="000002F0" w14:textId="77777777" w:rsidR="00603B99" w:rsidRDefault="00603B99">
            <w:pPr>
              <w:rPr>
                <w:rFonts w:ascii="Arial" w:eastAsia="Arial" w:hAnsi="Arial" w:cs="Arial"/>
              </w:rPr>
            </w:pPr>
          </w:p>
        </w:tc>
      </w:tr>
    </w:tbl>
    <w:p w14:paraId="000002F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Split the premixture into 5 PCR tubes (40 </w:t>
      </w:r>
      <w:proofErr w:type="spellStart"/>
      <w:r>
        <w:rPr>
          <w:color w:val="000000"/>
        </w:rPr>
        <w:t>μL</w:t>
      </w:r>
      <w:proofErr w:type="spellEnd"/>
      <w:r>
        <w:rPr>
          <w:color w:val="000000"/>
        </w:rPr>
        <w:t xml:space="preserve"> per well).</w:t>
      </w:r>
    </w:p>
    <w:p w14:paraId="000002F2" w14:textId="5CB52991" w:rsidR="00603B99" w:rsidRDefault="00790ABA">
      <w:pPr>
        <w:widowControl w:val="0"/>
        <w:numPr>
          <w:ilvl w:val="0"/>
          <w:numId w:val="2"/>
        </w:numPr>
        <w:pBdr>
          <w:top w:val="nil"/>
          <w:left w:val="nil"/>
          <w:bottom w:val="nil"/>
          <w:right w:val="nil"/>
          <w:between w:val="nil"/>
        </w:pBdr>
        <w:jc w:val="both"/>
        <w:rPr>
          <w:color w:val="000000"/>
        </w:rPr>
      </w:pPr>
      <w:r>
        <w:rPr>
          <w:color w:val="000000"/>
        </w:rPr>
        <w:t>Run the PCR reaction with the cycle number that were determined by preliminary run (step 143) as follows:</w:t>
      </w:r>
    </w:p>
    <w:tbl>
      <w:tblPr>
        <w:tblStyle w:val="aff6"/>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2051"/>
        <w:gridCol w:w="2262"/>
        <w:gridCol w:w="2196"/>
      </w:tblGrid>
      <w:tr w:rsidR="00603B99" w14:paraId="42AAD4A0" w14:textId="77777777">
        <w:tc>
          <w:tcPr>
            <w:tcW w:w="2319" w:type="dxa"/>
            <w:shd w:val="clear" w:color="auto" w:fill="BFBFBF"/>
          </w:tcPr>
          <w:p w14:paraId="000002F3" w14:textId="77777777" w:rsidR="00603B99" w:rsidRDefault="00790ABA">
            <w:pPr>
              <w:rPr>
                <w:rFonts w:ascii="Arial" w:eastAsia="Arial" w:hAnsi="Arial" w:cs="Arial"/>
              </w:rPr>
            </w:pPr>
            <w:r>
              <w:rPr>
                <w:rFonts w:ascii="Arial" w:eastAsia="Arial" w:hAnsi="Arial" w:cs="Arial"/>
              </w:rPr>
              <w:t>Cycle no.</w:t>
            </w:r>
          </w:p>
        </w:tc>
        <w:tc>
          <w:tcPr>
            <w:tcW w:w="2051" w:type="dxa"/>
            <w:shd w:val="clear" w:color="auto" w:fill="BFBFBF"/>
          </w:tcPr>
          <w:p w14:paraId="000002F4" w14:textId="77777777" w:rsidR="00603B99" w:rsidRDefault="00790ABA">
            <w:pPr>
              <w:rPr>
                <w:rFonts w:ascii="Arial" w:eastAsia="Arial" w:hAnsi="Arial" w:cs="Arial"/>
              </w:rPr>
            </w:pPr>
            <w:r>
              <w:rPr>
                <w:rFonts w:ascii="Arial" w:eastAsia="Arial" w:hAnsi="Arial" w:cs="Arial"/>
              </w:rPr>
              <w:t>Denature</w:t>
            </w:r>
          </w:p>
        </w:tc>
        <w:tc>
          <w:tcPr>
            <w:tcW w:w="2262" w:type="dxa"/>
            <w:shd w:val="clear" w:color="auto" w:fill="BFBFBF"/>
          </w:tcPr>
          <w:p w14:paraId="000002F5" w14:textId="77777777" w:rsidR="00603B99" w:rsidRDefault="00790ABA">
            <w:pPr>
              <w:rPr>
                <w:rFonts w:ascii="Arial" w:eastAsia="Arial" w:hAnsi="Arial" w:cs="Arial"/>
              </w:rPr>
            </w:pPr>
            <w:r>
              <w:rPr>
                <w:rFonts w:ascii="Arial" w:eastAsia="Arial" w:hAnsi="Arial" w:cs="Arial"/>
              </w:rPr>
              <w:t>Anneal</w:t>
            </w:r>
          </w:p>
        </w:tc>
        <w:tc>
          <w:tcPr>
            <w:tcW w:w="2196" w:type="dxa"/>
            <w:shd w:val="clear" w:color="auto" w:fill="BFBFBF"/>
          </w:tcPr>
          <w:p w14:paraId="000002F6" w14:textId="77777777" w:rsidR="00603B99" w:rsidRDefault="00790ABA">
            <w:pPr>
              <w:rPr>
                <w:rFonts w:ascii="Arial" w:eastAsia="Arial" w:hAnsi="Arial" w:cs="Arial"/>
              </w:rPr>
            </w:pPr>
            <w:r>
              <w:rPr>
                <w:rFonts w:ascii="Arial" w:eastAsia="Arial" w:hAnsi="Arial" w:cs="Arial"/>
              </w:rPr>
              <w:t>Extend</w:t>
            </w:r>
          </w:p>
        </w:tc>
      </w:tr>
      <w:tr w:rsidR="00603B99" w14:paraId="2EABC7B5" w14:textId="77777777">
        <w:tc>
          <w:tcPr>
            <w:tcW w:w="2319" w:type="dxa"/>
          </w:tcPr>
          <w:p w14:paraId="000002F7" w14:textId="77777777" w:rsidR="00603B99" w:rsidRDefault="00790ABA">
            <w:pPr>
              <w:rPr>
                <w:rFonts w:ascii="Arial" w:eastAsia="Arial" w:hAnsi="Arial" w:cs="Arial"/>
              </w:rPr>
            </w:pPr>
            <w:r>
              <w:rPr>
                <w:rFonts w:ascii="Arial" w:eastAsia="Arial" w:hAnsi="Arial" w:cs="Arial"/>
              </w:rPr>
              <w:t>1</w:t>
            </w:r>
          </w:p>
        </w:tc>
        <w:tc>
          <w:tcPr>
            <w:tcW w:w="2051" w:type="dxa"/>
          </w:tcPr>
          <w:p w14:paraId="000002F8" w14:textId="77777777" w:rsidR="00603B99" w:rsidRDefault="00790ABA">
            <w:pPr>
              <w:rPr>
                <w:rFonts w:ascii="Arial" w:eastAsia="Arial" w:hAnsi="Arial" w:cs="Arial"/>
              </w:rPr>
            </w:pPr>
            <w:r>
              <w:rPr>
                <w:rFonts w:ascii="Arial" w:eastAsia="Arial" w:hAnsi="Arial" w:cs="Arial"/>
              </w:rPr>
              <w:t>98°C, 1 min</w:t>
            </w:r>
          </w:p>
        </w:tc>
        <w:tc>
          <w:tcPr>
            <w:tcW w:w="2262" w:type="dxa"/>
          </w:tcPr>
          <w:p w14:paraId="000002F9" w14:textId="77777777" w:rsidR="00603B99" w:rsidRDefault="00603B99">
            <w:pPr>
              <w:rPr>
                <w:rFonts w:ascii="Arial" w:eastAsia="Arial" w:hAnsi="Arial" w:cs="Arial"/>
              </w:rPr>
            </w:pPr>
          </w:p>
        </w:tc>
        <w:tc>
          <w:tcPr>
            <w:tcW w:w="2196" w:type="dxa"/>
          </w:tcPr>
          <w:p w14:paraId="000002FA" w14:textId="77777777" w:rsidR="00603B99" w:rsidRDefault="00603B99">
            <w:pPr>
              <w:rPr>
                <w:rFonts w:ascii="Arial" w:eastAsia="Arial" w:hAnsi="Arial" w:cs="Arial"/>
              </w:rPr>
            </w:pPr>
          </w:p>
        </w:tc>
      </w:tr>
      <w:tr w:rsidR="00603B99" w14:paraId="0F192C78" w14:textId="77777777">
        <w:tc>
          <w:tcPr>
            <w:tcW w:w="2319" w:type="dxa"/>
          </w:tcPr>
          <w:p w14:paraId="000002FB" w14:textId="77777777" w:rsidR="00603B99" w:rsidRDefault="00790ABA">
            <w:pPr>
              <w:rPr>
                <w:rFonts w:ascii="Arial" w:eastAsia="Arial" w:hAnsi="Arial" w:cs="Arial"/>
              </w:rPr>
            </w:pPr>
            <w:r>
              <w:rPr>
                <w:rFonts w:ascii="Arial" w:eastAsia="Arial" w:hAnsi="Arial" w:cs="Arial"/>
              </w:rPr>
              <w:t>2-X (X cycles)</w:t>
            </w:r>
          </w:p>
        </w:tc>
        <w:tc>
          <w:tcPr>
            <w:tcW w:w="2051" w:type="dxa"/>
          </w:tcPr>
          <w:p w14:paraId="000002FC" w14:textId="77777777" w:rsidR="00603B99" w:rsidRDefault="00790ABA">
            <w:pPr>
              <w:rPr>
                <w:rFonts w:ascii="Arial" w:eastAsia="Arial" w:hAnsi="Arial" w:cs="Arial"/>
              </w:rPr>
            </w:pPr>
            <w:r>
              <w:rPr>
                <w:rFonts w:ascii="Arial" w:eastAsia="Arial" w:hAnsi="Arial" w:cs="Arial"/>
              </w:rPr>
              <w:t>98°C, 10 sec</w:t>
            </w:r>
          </w:p>
        </w:tc>
        <w:tc>
          <w:tcPr>
            <w:tcW w:w="2262" w:type="dxa"/>
          </w:tcPr>
          <w:p w14:paraId="000002FD" w14:textId="77777777" w:rsidR="00603B99" w:rsidRDefault="00790ABA">
            <w:pPr>
              <w:rPr>
                <w:rFonts w:ascii="Arial" w:eastAsia="Arial" w:hAnsi="Arial" w:cs="Arial"/>
              </w:rPr>
            </w:pPr>
            <w:r>
              <w:rPr>
                <w:rFonts w:ascii="Arial" w:eastAsia="Arial" w:hAnsi="Arial" w:cs="Arial"/>
              </w:rPr>
              <w:t>60°C, 30 sec</w:t>
            </w:r>
          </w:p>
        </w:tc>
        <w:tc>
          <w:tcPr>
            <w:tcW w:w="2196" w:type="dxa"/>
          </w:tcPr>
          <w:p w14:paraId="000002FE" w14:textId="77777777" w:rsidR="00603B99" w:rsidRDefault="00790ABA">
            <w:pPr>
              <w:rPr>
                <w:rFonts w:ascii="Arial" w:eastAsia="Arial" w:hAnsi="Arial" w:cs="Arial"/>
              </w:rPr>
            </w:pPr>
            <w:r>
              <w:rPr>
                <w:rFonts w:ascii="Arial" w:eastAsia="Arial" w:hAnsi="Arial" w:cs="Arial"/>
              </w:rPr>
              <w:t>72°C, 1 min</w:t>
            </w:r>
          </w:p>
        </w:tc>
      </w:tr>
    </w:tbl>
    <w:p w14:paraId="000002F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Combine each sample into a DNA </w:t>
      </w:r>
      <w:proofErr w:type="spellStart"/>
      <w:r>
        <w:rPr>
          <w:color w:val="000000"/>
        </w:rPr>
        <w:t>LoBind</w:t>
      </w:r>
      <w:proofErr w:type="spellEnd"/>
      <w:r>
        <w:rPr>
          <w:color w:val="000000"/>
        </w:rPr>
        <w:t xml:space="preserve"> tube.</w:t>
      </w:r>
    </w:p>
    <w:p w14:paraId="00000300"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using 1.8x volume (360 </w:t>
      </w:r>
      <w:proofErr w:type="spellStart"/>
      <w:r>
        <w:rPr>
          <w:color w:val="000000"/>
        </w:rPr>
        <w:t>μL</w:t>
      </w:r>
      <w:proofErr w:type="spellEnd"/>
      <w:r>
        <w:rPr>
          <w:color w:val="000000"/>
        </w:rPr>
        <w:t xml:space="preserve">) of </w:t>
      </w:r>
      <w:proofErr w:type="spellStart"/>
      <w:r>
        <w:rPr>
          <w:color w:val="000000"/>
        </w:rPr>
        <w:t>HighPrep</w:t>
      </w:r>
      <w:proofErr w:type="spellEnd"/>
      <w:r>
        <w:rPr>
          <w:color w:val="000000"/>
        </w:rPr>
        <w:t xml:space="preserve"> PCR reagent following steps 6-14.</w:t>
      </w:r>
    </w:p>
    <w:p w14:paraId="00000301"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Elute the DNA in 20 </w:t>
      </w:r>
      <w:proofErr w:type="spellStart"/>
      <w:r>
        <w:rPr>
          <w:color w:val="000000"/>
        </w:rPr>
        <w:t>μL</w:t>
      </w:r>
      <w:proofErr w:type="spellEnd"/>
      <w:r>
        <w:rPr>
          <w:color w:val="000000"/>
        </w:rPr>
        <w:t xml:space="preserve"> EB.</w:t>
      </w:r>
    </w:p>
    <w:p w14:paraId="00000302"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Measure the DNA concentration using a Nanodrop.</w:t>
      </w:r>
    </w:p>
    <w:p w14:paraId="00000303" w14:textId="235200E5"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Pool three replicates of DNA samples or RNA samples with each replicate equal amount (1 </w:t>
      </w:r>
      <w:proofErr w:type="spellStart"/>
      <w:r>
        <w:rPr>
          <w:color w:val="000000"/>
        </w:rPr>
        <w:t>μg</w:t>
      </w:r>
      <w:proofErr w:type="spellEnd"/>
      <w:r>
        <w:rPr>
          <w:color w:val="000000"/>
        </w:rPr>
        <w:t xml:space="preserve">), using </w:t>
      </w:r>
      <w:r>
        <w:rPr>
          <w:b/>
          <w:color w:val="000000"/>
        </w:rPr>
        <w:t>Supplementary Table 4</w:t>
      </w:r>
      <w:r>
        <w:rPr>
          <w:color w:val="000000"/>
        </w:rPr>
        <w:t>. Keep DNA and RNA samples separated</w:t>
      </w:r>
      <w:r w:rsidR="00C06438">
        <w:rPr>
          <w:color w:val="000000"/>
        </w:rPr>
        <w:t xml:space="preserve"> until these are pooled at the later step (step 162)</w:t>
      </w:r>
      <w:r>
        <w:rPr>
          <w:color w:val="000000"/>
        </w:rPr>
        <w:t>.</w:t>
      </w:r>
    </w:p>
    <w:p w14:paraId="00000304" w14:textId="77777777" w:rsidR="00603B99" w:rsidRDefault="00790ABA">
      <w:r>
        <w:rPr>
          <w:b/>
          <w:color w:val="00B050"/>
        </w:rPr>
        <w:t>PAUSE POINT</w:t>
      </w:r>
      <w:r>
        <w:rPr>
          <w:b/>
        </w:rPr>
        <w:t xml:space="preserve"> </w:t>
      </w:r>
      <w:r>
        <w:t>DNA can be stored at -20°C for months.</w:t>
      </w:r>
    </w:p>
    <w:p w14:paraId="00000305"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equal volume of 6x gel loading dye (final conc. 3x) and mix the solution by </w:t>
      </w:r>
      <w:proofErr w:type="spellStart"/>
      <w:r>
        <w:rPr>
          <w:color w:val="000000"/>
        </w:rPr>
        <w:t>vortexing</w:t>
      </w:r>
      <w:proofErr w:type="spellEnd"/>
      <w:r>
        <w:rPr>
          <w:color w:val="000000"/>
        </w:rPr>
        <w:t>.</w:t>
      </w:r>
    </w:p>
    <w:p w14:paraId="00000306" w14:textId="07DF3A83" w:rsidR="00603B99" w:rsidRDefault="00790ABA">
      <w:pPr>
        <w:widowControl w:val="0"/>
        <w:numPr>
          <w:ilvl w:val="0"/>
          <w:numId w:val="2"/>
        </w:numPr>
        <w:pBdr>
          <w:top w:val="nil"/>
          <w:left w:val="nil"/>
          <w:bottom w:val="nil"/>
          <w:right w:val="nil"/>
          <w:between w:val="nil"/>
        </w:pBdr>
        <w:jc w:val="both"/>
        <w:rPr>
          <w:color w:val="000000"/>
        </w:rPr>
      </w:pPr>
      <w:r>
        <w:rPr>
          <w:color w:val="000000"/>
        </w:rPr>
        <w:t>Run the pooled sample on a 1.8% agarose gel (30 mL of 5 cm x 6 cm mini gels with 1.3 cm-width well)</w:t>
      </w:r>
      <w:r w:rsidR="00C06438">
        <w:rPr>
          <w:color w:val="000000"/>
        </w:rPr>
        <w:t>.</w:t>
      </w:r>
    </w:p>
    <w:p w14:paraId="00000307"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Cut the DNA bands (156 bp) using a blue light safe imager.</w:t>
      </w:r>
    </w:p>
    <w:p w14:paraId="00000308"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from the gel slices using </w:t>
      </w:r>
      <w:proofErr w:type="spellStart"/>
      <w:r>
        <w:rPr>
          <w:color w:val="000000"/>
        </w:rPr>
        <w:t>Qiaquick</w:t>
      </w:r>
      <w:proofErr w:type="spellEnd"/>
      <w:r>
        <w:rPr>
          <w:color w:val="000000"/>
        </w:rPr>
        <w:t xml:space="preserve"> Gel Extraction kit according to manufacturer’s protocol. Use one column for each of DNA or RNA samples.</w:t>
      </w:r>
    </w:p>
    <w:p w14:paraId="00000309"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Elute the DNA in 50 </w:t>
      </w:r>
      <w:proofErr w:type="spellStart"/>
      <w:r>
        <w:rPr>
          <w:color w:val="000000"/>
        </w:rPr>
        <w:t>μL</w:t>
      </w:r>
      <w:proofErr w:type="spellEnd"/>
      <w:r>
        <w:rPr>
          <w:color w:val="000000"/>
        </w:rPr>
        <w:t xml:space="preserve"> EB per column.</w:t>
      </w:r>
    </w:p>
    <w:p w14:paraId="0000030A"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Purify the DNA using 1.8x volume (90 </w:t>
      </w:r>
      <w:proofErr w:type="spellStart"/>
      <w:r>
        <w:rPr>
          <w:color w:val="000000"/>
        </w:rPr>
        <w:t>μL</w:t>
      </w:r>
      <w:proofErr w:type="spellEnd"/>
      <w:r>
        <w:rPr>
          <w:color w:val="000000"/>
        </w:rPr>
        <w:t xml:space="preserve">) of </w:t>
      </w:r>
      <w:proofErr w:type="spellStart"/>
      <w:r>
        <w:rPr>
          <w:color w:val="000000"/>
        </w:rPr>
        <w:t>HighPrep</w:t>
      </w:r>
      <w:proofErr w:type="spellEnd"/>
      <w:r>
        <w:rPr>
          <w:color w:val="000000"/>
        </w:rPr>
        <w:t xml:space="preserve"> PCR reagent following steps 6-14.</w:t>
      </w:r>
    </w:p>
    <w:p w14:paraId="0000030B"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Add 20 </w:t>
      </w:r>
      <w:proofErr w:type="spellStart"/>
      <w:r>
        <w:rPr>
          <w:color w:val="000000"/>
        </w:rPr>
        <w:t>μL</w:t>
      </w:r>
      <w:proofErr w:type="spellEnd"/>
      <w:r>
        <w:rPr>
          <w:color w:val="000000"/>
        </w:rPr>
        <w:t xml:space="preserve"> of EB to the beads and elute the DNA by pipetting and </w:t>
      </w:r>
      <w:proofErr w:type="spellStart"/>
      <w:r>
        <w:rPr>
          <w:color w:val="000000"/>
        </w:rPr>
        <w:t>vortexing</w:t>
      </w:r>
      <w:proofErr w:type="spellEnd"/>
      <w:r>
        <w:rPr>
          <w:color w:val="000000"/>
        </w:rPr>
        <w:t>.</w:t>
      </w:r>
    </w:p>
    <w:p w14:paraId="0000030C"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Place the tube on the magnet device for 1-2 min and transfer 18 </w:t>
      </w:r>
      <w:proofErr w:type="spellStart"/>
      <w:r>
        <w:rPr>
          <w:color w:val="000000"/>
        </w:rPr>
        <w:t>μL</w:t>
      </w:r>
      <w:proofErr w:type="spellEnd"/>
      <w:r>
        <w:rPr>
          <w:color w:val="000000"/>
        </w:rPr>
        <w:t xml:space="preserve"> of the eluate to a </w:t>
      </w:r>
      <w:proofErr w:type="spellStart"/>
      <w:r>
        <w:rPr>
          <w:color w:val="000000"/>
        </w:rPr>
        <w:t>LoBind</w:t>
      </w:r>
      <w:proofErr w:type="spellEnd"/>
      <w:r>
        <w:rPr>
          <w:color w:val="000000"/>
        </w:rPr>
        <w:t xml:space="preserve"> tube.</w:t>
      </w:r>
    </w:p>
    <w:p w14:paraId="0000030D"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Measure the DNA concentration using a Qubit dsDNA HS according to manufacturer’s protocol.</w:t>
      </w:r>
    </w:p>
    <w:p w14:paraId="0000030E"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To check the DNA size and quality, run 20-30 ng of the DNA on a 1.8% gel along with 100 bp ladder marker.</w:t>
      </w:r>
    </w:p>
    <w:p w14:paraId="0000030F" w14:textId="77777777" w:rsidR="00603B99" w:rsidRDefault="00790ABA">
      <w:pPr>
        <w:widowControl w:val="0"/>
        <w:numPr>
          <w:ilvl w:val="0"/>
          <w:numId w:val="2"/>
        </w:numPr>
        <w:pBdr>
          <w:top w:val="nil"/>
          <w:left w:val="nil"/>
          <w:bottom w:val="nil"/>
          <w:right w:val="nil"/>
          <w:between w:val="nil"/>
        </w:pBdr>
        <w:jc w:val="both"/>
        <w:rPr>
          <w:color w:val="000000"/>
        </w:rPr>
      </w:pPr>
      <w:r>
        <w:rPr>
          <w:color w:val="000000"/>
        </w:rPr>
        <w:t xml:space="preserve">Pool the DNA and RNA samples in a single </w:t>
      </w:r>
      <w:proofErr w:type="spellStart"/>
      <w:r>
        <w:rPr>
          <w:color w:val="000000"/>
        </w:rPr>
        <w:t>LoBind</w:t>
      </w:r>
      <w:proofErr w:type="spellEnd"/>
      <w:r>
        <w:rPr>
          <w:color w:val="000000"/>
        </w:rPr>
        <w:t xml:space="preserve"> tube with 1:3 ratio to obtain 100 </w:t>
      </w:r>
      <w:proofErr w:type="spellStart"/>
      <w:r>
        <w:rPr>
          <w:color w:val="000000"/>
        </w:rPr>
        <w:t>uL</w:t>
      </w:r>
      <w:proofErr w:type="spellEnd"/>
      <w:r>
        <w:rPr>
          <w:color w:val="000000"/>
        </w:rPr>
        <w:t xml:space="preserve"> mixture at the final concentration of 10 </w:t>
      </w:r>
      <w:proofErr w:type="spellStart"/>
      <w:r>
        <w:rPr>
          <w:color w:val="000000"/>
        </w:rPr>
        <w:t>nM</w:t>
      </w:r>
      <w:proofErr w:type="spellEnd"/>
      <w:r>
        <w:rPr>
          <w:color w:val="000000"/>
        </w:rPr>
        <w:t xml:space="preserve"> (1 ng/</w:t>
      </w:r>
      <w:proofErr w:type="spellStart"/>
      <w:r>
        <w:rPr>
          <w:color w:val="000000"/>
        </w:rPr>
        <w:t>μL</w:t>
      </w:r>
      <w:proofErr w:type="spellEnd"/>
      <w:r>
        <w:rPr>
          <w:color w:val="000000"/>
        </w:rPr>
        <w:t xml:space="preserve">), using </w:t>
      </w:r>
      <w:r>
        <w:rPr>
          <w:b/>
          <w:color w:val="000000"/>
        </w:rPr>
        <w:t>Supplementary Table 4.</w:t>
      </w:r>
    </w:p>
    <w:p w14:paraId="00000310" w14:textId="77777777" w:rsidR="00603B99" w:rsidRDefault="00790ABA">
      <w:r>
        <w:rPr>
          <w:b/>
          <w:color w:val="00B050"/>
        </w:rPr>
        <w:t>PAUSE POINT</w:t>
      </w:r>
      <w:r>
        <w:rPr>
          <w:b/>
        </w:rPr>
        <w:t xml:space="preserve"> </w:t>
      </w:r>
      <w:r>
        <w:t>The pooled DNA can be stored at -20°C for months.</w:t>
      </w:r>
    </w:p>
    <w:p w14:paraId="00000311" w14:textId="2E6B08CF" w:rsidR="00603B99" w:rsidRDefault="00DE63D0">
      <w:pPr>
        <w:widowControl w:val="0"/>
        <w:numPr>
          <w:ilvl w:val="0"/>
          <w:numId w:val="2"/>
        </w:numPr>
        <w:pBdr>
          <w:top w:val="nil"/>
          <w:left w:val="nil"/>
          <w:bottom w:val="nil"/>
          <w:right w:val="nil"/>
          <w:between w:val="nil"/>
        </w:pBdr>
        <w:jc w:val="both"/>
        <w:rPr>
          <w:color w:val="000000"/>
        </w:rPr>
      </w:pPr>
      <w:sdt>
        <w:sdtPr>
          <w:tag w:val="goog_rdk_31"/>
          <w:id w:val="-1483304372"/>
        </w:sdtPr>
        <w:sdtContent>
          <w:commentRangeStart w:id="229"/>
        </w:sdtContent>
      </w:sdt>
      <w:r w:rsidR="00790ABA">
        <w:rPr>
          <w:color w:val="000000"/>
        </w:rPr>
        <w:t>Send</w:t>
      </w:r>
      <w:commentRangeEnd w:id="229"/>
      <w:r w:rsidR="00790ABA">
        <w:commentReference w:id="229"/>
      </w:r>
      <w:r w:rsidR="00790ABA">
        <w:rPr>
          <w:color w:val="000000"/>
        </w:rPr>
        <w:t xml:space="preserve"> the sequencing library and custom primers for sequencing </w:t>
      </w:r>
      <w:r w:rsidR="00790ABA">
        <w:rPr>
          <w:b/>
          <w:color w:val="000000"/>
        </w:rPr>
        <w:t xml:space="preserve">(Fig. 1l, Supplementary Fig. 1e, Supplementary Table </w:t>
      </w:r>
      <w:r w:rsidR="00AA25E4">
        <w:rPr>
          <w:b/>
          <w:color w:val="000000"/>
        </w:rPr>
        <w:t>3</w:t>
      </w:r>
      <w:r w:rsidR="00790ABA">
        <w:rPr>
          <w:color w:val="000000"/>
        </w:rPr>
        <w:t xml:space="preserve">). The sequencing should be done with paired-end 15 bp, 16-cycle for index read 1 and 10-cycles for index read 2. Index read 1 provides the UMI sequence, and </w:t>
      </w:r>
      <w:commentRangeStart w:id="230"/>
      <w:r w:rsidR="00790ABA">
        <w:rPr>
          <w:color w:val="000000"/>
        </w:rPr>
        <w:t>index read 2 provides sample index</w:t>
      </w:r>
      <w:commentRangeEnd w:id="230"/>
      <w:r w:rsidR="00AA25E4">
        <w:rPr>
          <w:rStyle w:val="CommentReference"/>
        </w:rPr>
        <w:commentReference w:id="230"/>
      </w:r>
      <w:r w:rsidR="00AA25E4" w:rsidRPr="00AA25E4">
        <w:rPr>
          <w:color w:val="000000"/>
        </w:rPr>
        <w:t xml:space="preserve"> </w:t>
      </w:r>
      <w:r w:rsidR="00AA25E4">
        <w:rPr>
          <w:color w:val="000000"/>
        </w:rPr>
        <w:t xml:space="preserve">(let the sequencing </w:t>
      </w:r>
      <w:r w:rsidR="0056032C">
        <w:rPr>
          <w:color w:val="000000"/>
        </w:rPr>
        <w:t>facility</w:t>
      </w:r>
      <w:r w:rsidR="00AA25E4">
        <w:rPr>
          <w:color w:val="000000"/>
        </w:rPr>
        <w:t xml:space="preserve"> know that the index read 2 should be used for demultiplexing)</w:t>
      </w:r>
      <w:r w:rsidR="00790ABA">
        <w:rPr>
          <w:color w:val="000000"/>
        </w:rPr>
        <w:t xml:space="preserve">. </w:t>
      </w:r>
      <w:commentRangeStart w:id="231"/>
      <w:r w:rsidR="00790ABA">
        <w:rPr>
          <w:color w:val="000000"/>
        </w:rPr>
        <w:t xml:space="preserve">10x (DNA) and 30x (RNA) coverage of the library via sequencing reads is required. For example, we use an Illumina </w:t>
      </w:r>
      <w:proofErr w:type="spellStart"/>
      <w:r w:rsidR="00790ABA">
        <w:rPr>
          <w:color w:val="000000"/>
        </w:rPr>
        <w:t>NextSeq</w:t>
      </w:r>
      <w:proofErr w:type="spellEnd"/>
      <w:r w:rsidR="00790ABA">
        <w:rPr>
          <w:color w:val="000000"/>
        </w:rPr>
        <w:t xml:space="preserve"> high-output run (400M reads) for the 0.5M barcode library or three runs (1.2B reads) for the 8-12M </w:t>
      </w:r>
      <w:r w:rsidR="00790ABA">
        <w:rPr>
          <w:color w:val="000000"/>
        </w:rPr>
        <w:lastRenderedPageBreak/>
        <w:t>barcode library</w:t>
      </w:r>
      <w:commentRangeEnd w:id="231"/>
      <w:r w:rsidR="00AA25E4">
        <w:rPr>
          <w:rStyle w:val="CommentReference"/>
        </w:rPr>
        <w:commentReference w:id="231"/>
      </w:r>
      <w:r w:rsidR="00790ABA">
        <w:rPr>
          <w:color w:val="000000"/>
        </w:rPr>
        <w:t xml:space="preserve"> </w:t>
      </w:r>
      <w:r w:rsidR="00790ABA">
        <w:rPr>
          <w:b/>
          <w:color w:val="000000"/>
        </w:rPr>
        <w:t xml:space="preserve">(Supplementary Table </w:t>
      </w:r>
      <w:r w:rsidR="00AA25E4">
        <w:rPr>
          <w:b/>
          <w:color w:val="000000"/>
        </w:rPr>
        <w:t>1</w:t>
      </w:r>
      <w:r w:rsidR="00790ABA">
        <w:rPr>
          <w:color w:val="000000"/>
        </w:rPr>
        <w:t>).</w:t>
      </w:r>
    </w:p>
    <w:tbl>
      <w:tblPr>
        <w:tblStyle w:val="aff7"/>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992"/>
        <w:gridCol w:w="2835"/>
        <w:gridCol w:w="3402"/>
      </w:tblGrid>
      <w:tr w:rsidR="00603B99" w14:paraId="673F91F9" w14:textId="77777777">
        <w:tc>
          <w:tcPr>
            <w:tcW w:w="1555" w:type="dxa"/>
            <w:shd w:val="clear" w:color="auto" w:fill="BFBFBF"/>
          </w:tcPr>
          <w:p w14:paraId="00000312" w14:textId="77777777" w:rsidR="00603B99" w:rsidRDefault="00790ABA">
            <w:pPr>
              <w:rPr>
                <w:rFonts w:ascii="Arial" w:eastAsia="Arial" w:hAnsi="Arial" w:cs="Arial"/>
              </w:rPr>
            </w:pPr>
            <w:r>
              <w:rPr>
                <w:rFonts w:ascii="Arial" w:eastAsia="Arial" w:hAnsi="Arial" w:cs="Arial"/>
              </w:rPr>
              <w:t>Read</w:t>
            </w:r>
          </w:p>
        </w:tc>
        <w:tc>
          <w:tcPr>
            <w:tcW w:w="992" w:type="dxa"/>
            <w:shd w:val="clear" w:color="auto" w:fill="BFBFBF"/>
          </w:tcPr>
          <w:p w14:paraId="00000313" w14:textId="77777777" w:rsidR="00603B99" w:rsidRDefault="00790ABA">
            <w:pPr>
              <w:rPr>
                <w:rFonts w:ascii="Arial" w:eastAsia="Arial" w:hAnsi="Arial" w:cs="Arial"/>
              </w:rPr>
            </w:pPr>
            <w:r>
              <w:rPr>
                <w:rFonts w:ascii="Arial" w:eastAsia="Arial" w:hAnsi="Arial" w:cs="Arial"/>
              </w:rPr>
              <w:t>Cycle</w:t>
            </w:r>
          </w:p>
        </w:tc>
        <w:tc>
          <w:tcPr>
            <w:tcW w:w="2835" w:type="dxa"/>
            <w:shd w:val="clear" w:color="auto" w:fill="BFBFBF"/>
          </w:tcPr>
          <w:p w14:paraId="00000314" w14:textId="77777777" w:rsidR="00603B99" w:rsidRDefault="00790ABA">
            <w:pPr>
              <w:rPr>
                <w:rFonts w:ascii="Arial" w:eastAsia="Arial" w:hAnsi="Arial" w:cs="Arial"/>
              </w:rPr>
            </w:pPr>
            <w:r>
              <w:rPr>
                <w:rFonts w:ascii="Arial" w:eastAsia="Arial" w:hAnsi="Arial" w:cs="Arial"/>
              </w:rPr>
              <w:t>Primer</w:t>
            </w:r>
          </w:p>
        </w:tc>
        <w:tc>
          <w:tcPr>
            <w:tcW w:w="3402" w:type="dxa"/>
            <w:shd w:val="clear" w:color="auto" w:fill="BFBFBF"/>
          </w:tcPr>
          <w:p w14:paraId="00000315" w14:textId="77777777" w:rsidR="00603B99" w:rsidRDefault="00790ABA">
            <w:pPr>
              <w:rPr>
                <w:rFonts w:ascii="Arial" w:eastAsia="Arial" w:hAnsi="Arial" w:cs="Arial"/>
              </w:rPr>
            </w:pPr>
            <w:r>
              <w:rPr>
                <w:rFonts w:ascii="Arial" w:eastAsia="Arial" w:hAnsi="Arial" w:cs="Arial"/>
              </w:rPr>
              <w:t>Output</w:t>
            </w:r>
          </w:p>
        </w:tc>
      </w:tr>
      <w:tr w:rsidR="00603B99" w14:paraId="0CCFEDDA" w14:textId="77777777">
        <w:tc>
          <w:tcPr>
            <w:tcW w:w="1555" w:type="dxa"/>
          </w:tcPr>
          <w:p w14:paraId="00000316" w14:textId="77777777" w:rsidR="00603B99" w:rsidRDefault="00790ABA">
            <w:pPr>
              <w:rPr>
                <w:rFonts w:ascii="Arial" w:eastAsia="Arial" w:hAnsi="Arial" w:cs="Arial"/>
              </w:rPr>
            </w:pPr>
            <w:r>
              <w:rPr>
                <w:rFonts w:ascii="Arial" w:eastAsia="Arial" w:hAnsi="Arial" w:cs="Arial"/>
              </w:rPr>
              <w:t>Read1</w:t>
            </w:r>
          </w:p>
        </w:tc>
        <w:tc>
          <w:tcPr>
            <w:tcW w:w="992" w:type="dxa"/>
          </w:tcPr>
          <w:p w14:paraId="00000317" w14:textId="77777777" w:rsidR="00603B99" w:rsidRDefault="00790ABA">
            <w:pPr>
              <w:rPr>
                <w:rFonts w:ascii="Arial" w:eastAsia="Arial" w:hAnsi="Arial" w:cs="Arial"/>
              </w:rPr>
            </w:pPr>
            <w:r>
              <w:rPr>
                <w:rFonts w:ascii="Arial" w:eastAsia="Arial" w:hAnsi="Arial" w:cs="Arial"/>
              </w:rPr>
              <w:t>15</w:t>
            </w:r>
          </w:p>
        </w:tc>
        <w:tc>
          <w:tcPr>
            <w:tcW w:w="2835" w:type="dxa"/>
          </w:tcPr>
          <w:p w14:paraId="00000318" w14:textId="77777777" w:rsidR="00603B99" w:rsidRDefault="00790ABA">
            <w:pPr>
              <w:rPr>
                <w:rFonts w:ascii="Arial" w:eastAsia="Arial" w:hAnsi="Arial" w:cs="Arial"/>
              </w:rPr>
            </w:pPr>
            <w:r>
              <w:rPr>
                <w:rFonts w:ascii="Arial" w:eastAsia="Arial" w:hAnsi="Arial" w:cs="Arial"/>
              </w:rPr>
              <w:t>pLSmP-ass-seq-ind1</w:t>
            </w:r>
          </w:p>
        </w:tc>
        <w:tc>
          <w:tcPr>
            <w:tcW w:w="3402" w:type="dxa"/>
          </w:tcPr>
          <w:p w14:paraId="00000319" w14:textId="77777777" w:rsidR="00603B99" w:rsidRDefault="00790ABA">
            <w:pPr>
              <w:rPr>
                <w:rFonts w:ascii="Arial" w:eastAsia="Arial" w:hAnsi="Arial" w:cs="Arial"/>
              </w:rPr>
            </w:pPr>
            <w:r>
              <w:rPr>
                <w:rFonts w:ascii="Arial" w:eastAsia="Arial" w:hAnsi="Arial" w:cs="Arial"/>
              </w:rPr>
              <w:t>barcode (forward)</w:t>
            </w:r>
          </w:p>
        </w:tc>
      </w:tr>
      <w:tr w:rsidR="00603B99" w14:paraId="1FE4895B" w14:textId="77777777">
        <w:tc>
          <w:tcPr>
            <w:tcW w:w="1555" w:type="dxa"/>
          </w:tcPr>
          <w:p w14:paraId="0000031A" w14:textId="77777777" w:rsidR="00603B99" w:rsidRDefault="00790ABA">
            <w:pPr>
              <w:rPr>
                <w:rFonts w:ascii="Arial" w:eastAsia="Arial" w:hAnsi="Arial" w:cs="Arial"/>
              </w:rPr>
            </w:pPr>
            <w:r>
              <w:rPr>
                <w:rFonts w:ascii="Arial" w:eastAsia="Arial" w:hAnsi="Arial" w:cs="Arial"/>
              </w:rPr>
              <w:t>Read2</w:t>
            </w:r>
          </w:p>
        </w:tc>
        <w:tc>
          <w:tcPr>
            <w:tcW w:w="992" w:type="dxa"/>
          </w:tcPr>
          <w:p w14:paraId="0000031B" w14:textId="77777777" w:rsidR="00603B99" w:rsidRDefault="00790ABA">
            <w:pPr>
              <w:rPr>
                <w:rFonts w:ascii="Arial" w:eastAsia="Arial" w:hAnsi="Arial" w:cs="Arial"/>
              </w:rPr>
            </w:pPr>
            <w:r>
              <w:rPr>
                <w:rFonts w:ascii="Arial" w:eastAsia="Arial" w:hAnsi="Arial" w:cs="Arial"/>
              </w:rPr>
              <w:t>15</w:t>
            </w:r>
          </w:p>
        </w:tc>
        <w:tc>
          <w:tcPr>
            <w:tcW w:w="2835" w:type="dxa"/>
          </w:tcPr>
          <w:p w14:paraId="0000031C" w14:textId="77777777" w:rsidR="00603B99" w:rsidRDefault="00790ABA">
            <w:pPr>
              <w:rPr>
                <w:rFonts w:ascii="Arial" w:eastAsia="Arial" w:hAnsi="Arial" w:cs="Arial"/>
              </w:rPr>
            </w:pPr>
            <w:proofErr w:type="spellStart"/>
            <w:r>
              <w:rPr>
                <w:rFonts w:ascii="Arial" w:eastAsia="Arial" w:hAnsi="Arial" w:cs="Arial"/>
              </w:rPr>
              <w:t>pLSmP</w:t>
            </w:r>
            <w:proofErr w:type="spellEnd"/>
            <w:r>
              <w:rPr>
                <w:rFonts w:ascii="Arial" w:eastAsia="Arial" w:hAnsi="Arial" w:cs="Arial"/>
              </w:rPr>
              <w:t>-</w:t>
            </w:r>
            <w:proofErr w:type="spellStart"/>
            <w:r>
              <w:rPr>
                <w:rFonts w:ascii="Arial" w:eastAsia="Arial" w:hAnsi="Arial" w:cs="Arial"/>
              </w:rPr>
              <w:t>bc</w:t>
            </w:r>
            <w:proofErr w:type="spellEnd"/>
            <w:r>
              <w:rPr>
                <w:rFonts w:ascii="Arial" w:eastAsia="Arial" w:hAnsi="Arial" w:cs="Arial"/>
              </w:rPr>
              <w:t>-seq</w:t>
            </w:r>
          </w:p>
        </w:tc>
        <w:tc>
          <w:tcPr>
            <w:tcW w:w="3402" w:type="dxa"/>
          </w:tcPr>
          <w:p w14:paraId="0000031D" w14:textId="77777777" w:rsidR="00603B99" w:rsidRDefault="00790ABA">
            <w:pPr>
              <w:rPr>
                <w:rFonts w:ascii="Arial" w:eastAsia="Arial" w:hAnsi="Arial" w:cs="Arial"/>
              </w:rPr>
            </w:pPr>
            <w:r>
              <w:rPr>
                <w:rFonts w:ascii="Arial" w:eastAsia="Arial" w:hAnsi="Arial" w:cs="Arial"/>
              </w:rPr>
              <w:t>barcode (reverse)</w:t>
            </w:r>
          </w:p>
        </w:tc>
      </w:tr>
      <w:tr w:rsidR="00603B99" w14:paraId="1D7634A3" w14:textId="77777777">
        <w:tc>
          <w:tcPr>
            <w:tcW w:w="1555" w:type="dxa"/>
          </w:tcPr>
          <w:p w14:paraId="0000031E" w14:textId="77777777" w:rsidR="00603B99" w:rsidRDefault="00790ABA">
            <w:pPr>
              <w:rPr>
                <w:rFonts w:ascii="Arial" w:eastAsia="Arial" w:hAnsi="Arial" w:cs="Arial"/>
              </w:rPr>
            </w:pPr>
            <w:r>
              <w:rPr>
                <w:rFonts w:ascii="Arial" w:eastAsia="Arial" w:hAnsi="Arial" w:cs="Arial"/>
              </w:rPr>
              <w:t>Index read1</w:t>
            </w:r>
          </w:p>
        </w:tc>
        <w:tc>
          <w:tcPr>
            <w:tcW w:w="992" w:type="dxa"/>
          </w:tcPr>
          <w:p w14:paraId="0000031F" w14:textId="77777777" w:rsidR="00603B99" w:rsidRDefault="00790ABA">
            <w:pPr>
              <w:rPr>
                <w:rFonts w:ascii="Arial" w:eastAsia="Arial" w:hAnsi="Arial" w:cs="Arial"/>
              </w:rPr>
            </w:pPr>
            <w:r>
              <w:rPr>
                <w:rFonts w:ascii="Arial" w:eastAsia="Arial" w:hAnsi="Arial" w:cs="Arial"/>
              </w:rPr>
              <w:t>16</w:t>
            </w:r>
          </w:p>
        </w:tc>
        <w:tc>
          <w:tcPr>
            <w:tcW w:w="2835" w:type="dxa"/>
          </w:tcPr>
          <w:p w14:paraId="00000320" w14:textId="77777777" w:rsidR="00603B99" w:rsidRDefault="00790ABA">
            <w:pPr>
              <w:rPr>
                <w:rFonts w:ascii="Arial" w:eastAsia="Arial" w:hAnsi="Arial" w:cs="Arial"/>
              </w:rPr>
            </w:pPr>
            <w:proofErr w:type="spellStart"/>
            <w:r>
              <w:rPr>
                <w:rFonts w:ascii="Arial" w:eastAsia="Arial" w:hAnsi="Arial" w:cs="Arial"/>
              </w:rPr>
              <w:t>pLSmP</w:t>
            </w:r>
            <w:proofErr w:type="spellEnd"/>
            <w:r>
              <w:rPr>
                <w:rFonts w:ascii="Arial" w:eastAsia="Arial" w:hAnsi="Arial" w:cs="Arial"/>
              </w:rPr>
              <w:t>-UMI-seq</w:t>
            </w:r>
          </w:p>
        </w:tc>
        <w:tc>
          <w:tcPr>
            <w:tcW w:w="3402" w:type="dxa"/>
          </w:tcPr>
          <w:p w14:paraId="00000321" w14:textId="77777777" w:rsidR="00603B99" w:rsidRDefault="00790ABA">
            <w:pPr>
              <w:rPr>
                <w:rFonts w:ascii="Arial" w:eastAsia="Arial" w:hAnsi="Arial" w:cs="Arial"/>
              </w:rPr>
            </w:pPr>
            <w:r>
              <w:rPr>
                <w:rFonts w:ascii="Arial" w:eastAsia="Arial" w:hAnsi="Arial" w:cs="Arial"/>
              </w:rPr>
              <w:t>UMI</w:t>
            </w:r>
          </w:p>
        </w:tc>
      </w:tr>
      <w:tr w:rsidR="00603B99" w14:paraId="5ACE1D1E" w14:textId="77777777">
        <w:tc>
          <w:tcPr>
            <w:tcW w:w="1555" w:type="dxa"/>
          </w:tcPr>
          <w:p w14:paraId="00000322" w14:textId="77777777" w:rsidR="00603B99" w:rsidRDefault="00790ABA">
            <w:pPr>
              <w:rPr>
                <w:rFonts w:ascii="Arial" w:eastAsia="Arial" w:hAnsi="Arial" w:cs="Arial"/>
              </w:rPr>
            </w:pPr>
            <w:r>
              <w:rPr>
                <w:rFonts w:ascii="Arial" w:eastAsia="Arial" w:hAnsi="Arial" w:cs="Arial"/>
              </w:rPr>
              <w:t>Index read2</w:t>
            </w:r>
          </w:p>
        </w:tc>
        <w:tc>
          <w:tcPr>
            <w:tcW w:w="992" w:type="dxa"/>
          </w:tcPr>
          <w:p w14:paraId="00000323" w14:textId="77777777" w:rsidR="00603B99" w:rsidRDefault="00790ABA">
            <w:pPr>
              <w:rPr>
                <w:rFonts w:ascii="Arial" w:eastAsia="Arial" w:hAnsi="Arial" w:cs="Arial"/>
              </w:rPr>
            </w:pPr>
            <w:r>
              <w:rPr>
                <w:rFonts w:ascii="Arial" w:eastAsia="Arial" w:hAnsi="Arial" w:cs="Arial"/>
              </w:rPr>
              <w:t>10</w:t>
            </w:r>
          </w:p>
        </w:tc>
        <w:tc>
          <w:tcPr>
            <w:tcW w:w="2835" w:type="dxa"/>
          </w:tcPr>
          <w:p w14:paraId="00000324" w14:textId="77777777" w:rsidR="00603B99" w:rsidRDefault="00790ABA">
            <w:pPr>
              <w:rPr>
                <w:rFonts w:ascii="Arial" w:eastAsia="Arial" w:hAnsi="Arial" w:cs="Arial"/>
              </w:rPr>
            </w:pPr>
            <w:r>
              <w:rPr>
                <w:rFonts w:ascii="Arial" w:eastAsia="Arial" w:hAnsi="Arial" w:cs="Arial"/>
              </w:rPr>
              <w:t>pLSmP-5bc-seq-R2</w:t>
            </w:r>
          </w:p>
        </w:tc>
        <w:tc>
          <w:tcPr>
            <w:tcW w:w="3402" w:type="dxa"/>
          </w:tcPr>
          <w:p w14:paraId="00000325" w14:textId="77777777" w:rsidR="00603B99" w:rsidRDefault="00790ABA">
            <w:pPr>
              <w:rPr>
                <w:rFonts w:ascii="Arial" w:eastAsia="Arial" w:hAnsi="Arial" w:cs="Arial"/>
              </w:rPr>
            </w:pPr>
            <w:r>
              <w:rPr>
                <w:rFonts w:ascii="Arial" w:eastAsia="Arial" w:hAnsi="Arial" w:cs="Arial"/>
              </w:rPr>
              <w:t>Sample index</w:t>
            </w:r>
          </w:p>
        </w:tc>
      </w:tr>
    </w:tbl>
    <w:p w14:paraId="00000326" w14:textId="77777777" w:rsidR="00603B99" w:rsidRDefault="00603B99"/>
    <w:p w14:paraId="00000327" w14:textId="77777777" w:rsidR="00603B99" w:rsidRDefault="00603B99"/>
    <w:p w14:paraId="00000328" w14:textId="77777777" w:rsidR="00603B99" w:rsidRDefault="00790ABA">
      <w:pPr>
        <w:rPr>
          <w:b/>
        </w:rPr>
      </w:pPr>
      <w:r>
        <w:rPr>
          <w:b/>
        </w:rPr>
        <w:t xml:space="preserve">Data processing </w:t>
      </w:r>
      <w:r>
        <w:rPr>
          <w:b/>
          <w:color w:val="FF9900"/>
        </w:rPr>
        <w:t xml:space="preserve">TIMING </w:t>
      </w:r>
      <w:r>
        <w:rPr>
          <w:b/>
        </w:rPr>
        <w:t>depends on read depth 4h-4d (Fig. 2a-b)</w:t>
      </w:r>
    </w:p>
    <w:p w14:paraId="00000329" w14:textId="553A7806" w:rsidR="00603B99" w:rsidRDefault="00790ABA">
      <w:r>
        <w:t>164.</w:t>
      </w:r>
      <w:r>
        <w:tab/>
        <w:t xml:space="preserve">Ensure your computer is running a </w:t>
      </w:r>
      <w:del w:id="232" w:author="Vikram Agarwal" w:date="2019-12-28T11:38:00Z">
        <w:r w:rsidDel="008C3F35">
          <w:delText xml:space="preserve">linux </w:delText>
        </w:r>
      </w:del>
      <w:ins w:id="233" w:author="Vikram Agarwal" w:date="2019-12-28T11:38:00Z">
        <w:r w:rsidR="008C3F35">
          <w:t>L</w:t>
        </w:r>
        <w:r w:rsidR="008C3F35">
          <w:t xml:space="preserve">inux </w:t>
        </w:r>
      </w:ins>
      <w:r>
        <w:t>distribution (add more details about requirements)</w:t>
      </w:r>
    </w:p>
    <w:p w14:paraId="0000032A" w14:textId="77777777" w:rsidR="00603B99" w:rsidRDefault="00790ABA">
      <w:r>
        <w:t>165.</w:t>
      </w:r>
      <w:r>
        <w:tab/>
        <w:t xml:space="preserve">Install </w:t>
      </w:r>
      <w:proofErr w:type="spellStart"/>
      <w:r>
        <w:t>conda</w:t>
      </w:r>
      <w:proofErr w:type="spellEnd"/>
      <w:r>
        <w:t xml:space="preserve"> (</w:t>
      </w:r>
      <w:r>
        <w:rPr>
          <w:color w:val="24292E"/>
        </w:rPr>
        <w:t>https://docs.conda.io/en/latest/miniconda.html)</w:t>
      </w:r>
      <w:r>
        <w:t xml:space="preserve"> if not already on your system.</w:t>
      </w:r>
    </w:p>
    <w:p w14:paraId="0000032B" w14:textId="77777777" w:rsidR="00603B99" w:rsidRDefault="00790ABA">
      <w:pPr>
        <w:rPr>
          <w:rFonts w:ascii="Consolas" w:eastAsia="Consolas" w:hAnsi="Consolas" w:cs="Consolas"/>
          <w:color w:val="24292E"/>
          <w:sz w:val="20"/>
          <w:szCs w:val="20"/>
          <w:shd w:val="clear" w:color="auto" w:fill="F6F8FA"/>
        </w:rPr>
      </w:pPr>
      <w:r>
        <w:t>166.</w:t>
      </w:r>
      <w:r>
        <w:tab/>
        <w:t xml:space="preserve">Clone repository </w:t>
      </w:r>
      <w:r>
        <w:rPr>
          <w:rFonts w:ascii="Consolas" w:eastAsia="Consolas" w:hAnsi="Consolas" w:cs="Consolas"/>
          <w:color w:val="24292E"/>
          <w:sz w:val="20"/>
          <w:szCs w:val="20"/>
          <w:shd w:val="clear" w:color="auto" w:fill="F6F8FA"/>
        </w:rPr>
        <w:t>git clone https://github.com/shendurelab/MPRAflow.git</w:t>
      </w:r>
    </w:p>
    <w:p w14:paraId="0000032C" w14:textId="77777777" w:rsidR="00603B99" w:rsidRDefault="00790ABA">
      <w:r>
        <w:t>167.</w:t>
      </w:r>
      <w:r>
        <w:tab/>
        <w:t xml:space="preserve">Once cloned, change directory into the conf folder in the repository and create the </w:t>
      </w:r>
      <w:proofErr w:type="spellStart"/>
      <w:r>
        <w:t>conda</w:t>
      </w:r>
      <w:proofErr w:type="spellEnd"/>
      <w:r>
        <w:t xml:space="preserve"> environment in our system. </w:t>
      </w:r>
    </w:p>
    <w:p w14:paraId="0000032D" w14:textId="77777777" w:rsidR="00603B99" w:rsidRDefault="00790ABA">
      <w:pPr>
        <w:spacing w:line="348" w:lineRule="auto"/>
        <w:ind w:firstLine="720"/>
      </w:pPr>
      <w:r>
        <w:t xml:space="preserve">cd </w:t>
      </w:r>
      <w:proofErr w:type="spellStart"/>
      <w:r>
        <w:t>MPRAflow</w:t>
      </w:r>
      <w:proofErr w:type="spellEnd"/>
    </w:p>
    <w:p w14:paraId="0000032E" w14:textId="77777777" w:rsidR="00603B99" w:rsidRDefault="00790ABA">
      <w:pPr>
        <w:spacing w:line="348" w:lineRule="auto"/>
        <w:ind w:firstLine="720"/>
      </w:pPr>
      <w:proofErr w:type="spellStart"/>
      <w:r>
        <w:t>conda</w:t>
      </w:r>
      <w:proofErr w:type="spellEnd"/>
      <w:r>
        <w:t xml:space="preserve"> env create -n </w:t>
      </w:r>
      <w:proofErr w:type="spellStart"/>
      <w:r>
        <w:t>MPRAflow</w:t>
      </w:r>
      <w:proofErr w:type="spellEnd"/>
      <w:r>
        <w:t xml:space="preserve"> -f </w:t>
      </w:r>
      <w:proofErr w:type="spellStart"/>
      <w:r>
        <w:t>environment.yml</w:t>
      </w:r>
      <w:proofErr w:type="spellEnd"/>
    </w:p>
    <w:p w14:paraId="0000032F" w14:textId="77777777" w:rsidR="00603B99" w:rsidRDefault="00603B99">
      <w:pPr>
        <w:spacing w:line="348" w:lineRule="auto"/>
        <w:ind w:firstLine="720"/>
        <w:rPr>
          <w:rFonts w:ascii="Consolas" w:eastAsia="Consolas" w:hAnsi="Consolas" w:cs="Consolas"/>
          <w:color w:val="005CC5"/>
          <w:sz w:val="20"/>
          <w:szCs w:val="20"/>
          <w:shd w:val="clear" w:color="auto" w:fill="F6F8FA"/>
        </w:rPr>
      </w:pPr>
    </w:p>
    <w:p w14:paraId="00000330" w14:textId="45AC7B28" w:rsidR="00603B99" w:rsidRDefault="00790ABA">
      <w:pPr>
        <w:rPr>
          <w:color w:val="24292E"/>
        </w:rPr>
      </w:pPr>
      <w:r>
        <w:rPr>
          <w:b/>
          <w:color w:val="7030A0"/>
        </w:rPr>
        <w:t>CRITICAL</w:t>
      </w:r>
      <w:r>
        <w:t xml:space="preserve"> Ensure the </w:t>
      </w:r>
      <w:proofErr w:type="spellStart"/>
      <w:r>
        <w:t>nextflow</w:t>
      </w:r>
      <w:proofErr w:type="spellEnd"/>
      <w:r>
        <w:t xml:space="preserve"> config file is set up correctly for your system. </w:t>
      </w:r>
      <w:r>
        <w:rPr>
          <w:color w:val="24292E"/>
        </w:rPr>
        <w:t xml:space="preserve">This pipeline comes with a </w:t>
      </w:r>
      <w:proofErr w:type="spellStart"/>
      <w:r>
        <w:rPr>
          <w:color w:val="24292E"/>
        </w:rPr>
        <w:t>nextflow.config</w:t>
      </w:r>
      <w:proofErr w:type="spellEnd"/>
      <w:r>
        <w:rPr>
          <w:color w:val="24292E"/>
        </w:rPr>
        <w:t xml:space="preserve"> file setup to run on HPC clusters, allowing each process to be run as a separate '</w:t>
      </w:r>
      <w:proofErr w:type="spellStart"/>
      <w:r>
        <w:rPr>
          <w:color w:val="24292E"/>
        </w:rPr>
        <w:t>qsub</w:t>
      </w:r>
      <w:proofErr w:type="spellEnd"/>
      <w:r>
        <w:rPr>
          <w:color w:val="24292E"/>
        </w:rPr>
        <w:t xml:space="preserve">' command. The config contains example code for Sun Grid Engine (SGE) scheduler, further documentation on supported executors can be found on </w:t>
      </w:r>
      <w:commentRangeStart w:id="234"/>
      <w:proofErr w:type="spellStart"/>
      <w:r>
        <w:rPr>
          <w:color w:val="24292E"/>
        </w:rPr>
        <w:t>Nextflow’s</w:t>
      </w:r>
      <w:proofErr w:type="spellEnd"/>
      <w:r>
        <w:rPr>
          <w:color w:val="24292E"/>
        </w:rPr>
        <w:t xml:space="preserve"> </w:t>
      </w:r>
      <w:commentRangeEnd w:id="234"/>
      <w:r w:rsidR="008C3F35">
        <w:rPr>
          <w:rStyle w:val="CommentReference"/>
          <w:rFonts w:ascii="Arial" w:eastAsiaTheme="minorEastAsia" w:hAnsi="Arial" w:cs="Arial"/>
          <w:lang w:val="en" w:eastAsia="ja-JP"/>
        </w:rPr>
        <w:commentReference w:id="234"/>
      </w:r>
      <w:r>
        <w:rPr>
          <w:color w:val="24292E"/>
        </w:rPr>
        <w:t>website (</w:t>
      </w:r>
      <w:hyperlink r:id="rId17">
        <w:r>
          <w:rPr>
            <w:color w:val="24292E"/>
          </w:rPr>
          <w:t>https://www.nextflow.io/docs/latest/executor.html</w:t>
        </w:r>
      </w:hyperlink>
      <w:r>
        <w:rPr>
          <w:color w:val="24292E"/>
        </w:rPr>
        <w:t xml:space="preserve">). Please remove the \\ for the architecture you would like to use and place \\ in front of any architectures not currently in use. A '\' in front of all of them runs the pipeline on your local machine. Please consult your cluster's </w:t>
      </w:r>
      <w:ins w:id="235" w:author="Vikram Agarwal" w:date="2019-12-28T11:39:00Z">
        <w:r w:rsidR="008C3F35">
          <w:rPr>
            <w:color w:val="24292E"/>
          </w:rPr>
          <w:t>W</w:t>
        </w:r>
      </w:ins>
      <w:del w:id="236" w:author="Vikram Agarwal" w:date="2019-12-28T11:39:00Z">
        <w:r w:rsidDel="008C3F35">
          <w:rPr>
            <w:color w:val="24292E"/>
          </w:rPr>
          <w:delText>w</w:delText>
        </w:r>
      </w:del>
      <w:r>
        <w:rPr>
          <w:color w:val="24292E"/>
        </w:rPr>
        <w:t xml:space="preserve">iki page for </w:t>
      </w:r>
      <w:del w:id="237" w:author="Vikram Agarwal" w:date="2019-12-28T11:39:00Z">
        <w:r w:rsidDel="008C3F35">
          <w:rPr>
            <w:color w:val="24292E"/>
          </w:rPr>
          <w:delText xml:space="preserve">cluster </w:delText>
        </w:r>
      </w:del>
      <w:ins w:id="238" w:author="Vikram Agarwal" w:date="2019-12-28T11:39:00Z">
        <w:r w:rsidR="008C3F35">
          <w:rPr>
            <w:color w:val="24292E"/>
          </w:rPr>
          <w:t>cluster</w:t>
        </w:r>
        <w:r w:rsidR="008C3F35">
          <w:rPr>
            <w:color w:val="24292E"/>
          </w:rPr>
          <w:t>-</w:t>
        </w:r>
      </w:ins>
      <w:r>
        <w:rPr>
          <w:color w:val="24292E"/>
        </w:rPr>
        <w:t xml:space="preserve">specific commands and change </w:t>
      </w:r>
      <w:proofErr w:type="spellStart"/>
      <w:r>
        <w:rPr>
          <w:color w:val="24292E"/>
        </w:rPr>
        <w:t>clusterOptions</w:t>
      </w:r>
      <w:proofErr w:type="spellEnd"/>
      <w:r>
        <w:rPr>
          <w:color w:val="24292E"/>
        </w:rPr>
        <w:t xml:space="preserve"> = to reflect these specifications. Additionally, for large libraries, more memory can be specified in this location.</w:t>
      </w:r>
    </w:p>
    <w:p w14:paraId="00000331" w14:textId="4096779C" w:rsidR="00603B99" w:rsidRDefault="00AA23EF">
      <w:r>
        <w:rPr>
          <w:noProof/>
        </w:rPr>
        <w:lastRenderedPageBreak/>
        <w:drawing>
          <wp:inline distT="0" distB="0" distL="0" distR="0" wp14:anchorId="67775FA1" wp14:editId="0EC2C111">
            <wp:extent cx="3898900" cy="454587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22 at 9.45.50 AM.png"/>
                    <pic:cNvPicPr/>
                  </pic:nvPicPr>
                  <pic:blipFill>
                    <a:blip r:embed="rId18">
                      <a:extLst>
                        <a:ext uri="{28A0092B-C50C-407E-A947-70E740481C1C}">
                          <a14:useLocalDpi xmlns:a14="http://schemas.microsoft.com/office/drawing/2010/main" val="0"/>
                        </a:ext>
                      </a:extLst>
                    </a:blip>
                    <a:stretch>
                      <a:fillRect/>
                    </a:stretch>
                  </pic:blipFill>
                  <pic:spPr>
                    <a:xfrm>
                      <a:off x="0" y="0"/>
                      <a:ext cx="3909412" cy="4558135"/>
                    </a:xfrm>
                    <a:prstGeom prst="rect">
                      <a:avLst/>
                    </a:prstGeom>
                  </pic:spPr>
                </pic:pic>
              </a:graphicData>
            </a:graphic>
          </wp:inline>
        </w:drawing>
      </w:r>
    </w:p>
    <w:p w14:paraId="00000332" w14:textId="17ED9E59" w:rsidR="00603B99" w:rsidRDefault="00790ABA">
      <w:pPr>
        <w:widowControl w:val="0"/>
      </w:pPr>
      <w:r>
        <w:rPr>
          <w:b/>
        </w:rPr>
        <w:t xml:space="preserve">Fig. 2 | Overview of </w:t>
      </w:r>
      <w:proofErr w:type="spellStart"/>
      <w:r>
        <w:rPr>
          <w:b/>
        </w:rPr>
        <w:t>MPRAflow</w:t>
      </w:r>
      <w:proofErr w:type="spellEnd"/>
      <w:r>
        <w:rPr>
          <w:b/>
        </w:rPr>
        <w:t xml:space="preserve"> association utility.</w:t>
      </w:r>
      <w:r>
        <w:t xml:space="preserve"> </w:t>
      </w:r>
      <w:r>
        <w:rPr>
          <w:b/>
        </w:rPr>
        <w:t>a</w:t>
      </w:r>
      <w:r>
        <w:t>, Mandatory inputs (blue), optional flags (orange), output files (green) and utility (red). The program requires FASTQ files for the insert, either single</w:t>
      </w:r>
      <w:ins w:id="239" w:author="Vikram Agarwal" w:date="2019-12-28T12:06:00Z">
        <w:r w:rsidR="0000241A">
          <w:t>-</w:t>
        </w:r>
      </w:ins>
      <w:del w:id="240" w:author="Vikram Agarwal" w:date="2019-12-28T12:06:00Z">
        <w:r w:rsidDel="0000241A">
          <w:delText xml:space="preserve"> </w:delText>
        </w:r>
      </w:del>
      <w:r>
        <w:t>end (SE) or paired</w:t>
      </w:r>
      <w:ins w:id="241" w:author="Vikram Agarwal" w:date="2019-12-28T12:06:00Z">
        <w:r w:rsidR="0000241A">
          <w:t>-</w:t>
        </w:r>
      </w:ins>
      <w:del w:id="242" w:author="Vikram Agarwal" w:date="2019-12-28T12:06:00Z">
        <w:r w:rsidDel="0000241A">
          <w:delText xml:space="preserve"> </w:delText>
        </w:r>
      </w:del>
      <w:r>
        <w:t xml:space="preserve">end (PE) reads and a design file, which is a FASTA file containing the synthesized oligos. The user can also specify a tab delimited file with a mapping of CRS names given in the design file and a grouping, such as </w:t>
      </w:r>
      <w:commentRangeStart w:id="243"/>
      <w:r>
        <w:t>control category</w:t>
      </w:r>
      <w:commentRangeEnd w:id="243"/>
      <w:r w:rsidR="008C3F35">
        <w:rPr>
          <w:rStyle w:val="CommentReference"/>
          <w:rFonts w:ascii="Arial" w:eastAsiaTheme="minorEastAsia" w:hAnsi="Arial" w:cs="Arial"/>
          <w:lang w:val="en" w:eastAsia="ja-JP"/>
        </w:rPr>
        <w:commentReference w:id="243"/>
      </w:r>
      <w:r w:rsidR="006F2785">
        <w:t>, a tab</w:t>
      </w:r>
      <w:del w:id="244" w:author="Vikram Agarwal" w:date="2019-12-28T11:41:00Z">
        <w:r w:rsidR="006F2785" w:rsidDel="008C3F35">
          <w:delText xml:space="preserve"> delimited</w:delText>
        </w:r>
      </w:del>
      <w:ins w:id="245" w:author="Vikram Agarwal" w:date="2019-12-28T11:41:00Z">
        <w:r w:rsidR="008C3F35">
          <w:t>-separated values</w:t>
        </w:r>
      </w:ins>
      <w:r w:rsidR="006F2785">
        <w:t xml:space="preserve"> file </w:t>
      </w:r>
      <w:ins w:id="246" w:author="Vikram Agarwal" w:date="2019-12-28T11:41:00Z">
        <w:r w:rsidR="008C3F35">
          <w:t xml:space="preserve">(TSV) </w:t>
        </w:r>
      </w:ins>
      <w:r w:rsidR="006F2785">
        <w:t>of variants in the ordered oligo pool to be used for a tailored alignment strategy,</w:t>
      </w:r>
      <w:r>
        <w:t xml:space="preserve"> and can </w:t>
      </w:r>
      <w:r w:rsidR="006F2785">
        <w:t>accept various</w:t>
      </w:r>
      <w:r>
        <w:t xml:space="preserve"> parameters for filtering the pairing based on mapping qualities and number of observed barcodes mapping to the CRS. The program outputs a </w:t>
      </w:r>
      <w:ins w:id="247" w:author="Vikram Agarwal" w:date="2019-12-28T11:41:00Z">
        <w:r w:rsidR="008C3F35">
          <w:t>P</w:t>
        </w:r>
      </w:ins>
      <w:del w:id="248" w:author="Vikram Agarwal" w:date="2019-12-28T11:41:00Z">
        <w:r w:rsidDel="008C3F35">
          <w:delText>p</w:delText>
        </w:r>
      </w:del>
      <w:r>
        <w:t xml:space="preserve">ython dictionary in pickle format, mapping barcodes to their CRS.  </w:t>
      </w:r>
      <w:r>
        <w:rPr>
          <w:b/>
        </w:rPr>
        <w:t>b</w:t>
      </w:r>
      <w:r>
        <w:t xml:space="preserve">, A visualization of barcode coverage for each enhancer, grouped by labels provided in the label TSV. </w:t>
      </w:r>
    </w:p>
    <w:p w14:paraId="00000333" w14:textId="77777777" w:rsidR="00603B99" w:rsidRDefault="00603B99">
      <w:pPr>
        <w:widowControl w:val="0"/>
      </w:pPr>
    </w:p>
    <w:p w14:paraId="00000334" w14:textId="49AE85FC" w:rsidR="00603B99" w:rsidRDefault="00790ABA">
      <w:r>
        <w:t>168.</w:t>
      </w:r>
      <w:r>
        <w:tab/>
        <w:t>Run the association utility. The user must specify the barcode, CRS read 1 and CRS read 2 (if applicable) FASTQ files and a FASTA file containing synthesized CRS oligo pool. (</w:t>
      </w:r>
      <w:r>
        <w:rPr>
          <w:b/>
        </w:rPr>
        <w:t>Fig. 2a</w:t>
      </w:r>
      <w:r>
        <w:t>) The most basic command for single</w:t>
      </w:r>
      <w:ins w:id="249" w:author="Vikram Agarwal" w:date="2019-12-28T12:06:00Z">
        <w:r w:rsidR="0000241A">
          <w:t>-</w:t>
        </w:r>
      </w:ins>
      <w:del w:id="250" w:author="Vikram Agarwal" w:date="2019-12-28T12:06:00Z">
        <w:r w:rsidDel="0000241A">
          <w:delText xml:space="preserve"> </w:delText>
        </w:r>
      </w:del>
      <w:r>
        <w:t xml:space="preserve">end sequencing of the CRS can be seen below. However, there are many optional flags that allows for customization of the pipeline as outlined in </w:t>
      </w:r>
      <w:r>
        <w:rPr>
          <w:b/>
        </w:rPr>
        <w:t>Table 1</w:t>
      </w:r>
      <w:r>
        <w:t>. If a HPC cluster is available with a queuing system such as SGE is available, we recommend submitting this command to the queue.</w:t>
      </w:r>
      <w:bookmarkStart w:id="251" w:name="_GoBack"/>
      <w:bookmarkEnd w:id="251"/>
    </w:p>
    <w:p w14:paraId="00000335" w14:textId="77777777" w:rsidR="00603B99" w:rsidRDefault="00603B99">
      <w:pPr>
        <w:ind w:firstLine="720"/>
        <w:rPr>
          <w:rFonts w:ascii="Consolas" w:eastAsia="Consolas" w:hAnsi="Consolas" w:cs="Consolas"/>
          <w:sz w:val="20"/>
          <w:szCs w:val="20"/>
          <w:shd w:val="clear" w:color="auto" w:fill="F3F3F3"/>
        </w:rPr>
      </w:pPr>
    </w:p>
    <w:p w14:paraId="00000336" w14:textId="77777777" w:rsidR="00603B99" w:rsidRDefault="00790ABA">
      <w:pPr>
        <w:spacing w:line="348" w:lineRule="auto"/>
        <w:ind w:firstLine="720"/>
        <w:rPr>
          <w:rFonts w:ascii="Consolas" w:eastAsia="Consolas" w:hAnsi="Consolas" w:cs="Consolas"/>
          <w:sz w:val="20"/>
          <w:szCs w:val="20"/>
          <w:shd w:val="clear" w:color="auto" w:fill="F3F3F3"/>
        </w:rPr>
      </w:pPr>
      <w:proofErr w:type="spellStart"/>
      <w:r>
        <w:rPr>
          <w:rFonts w:ascii="Consolas" w:eastAsia="Consolas" w:hAnsi="Consolas" w:cs="Consolas"/>
          <w:sz w:val="20"/>
          <w:szCs w:val="20"/>
          <w:shd w:val="clear" w:color="auto" w:fill="F3F3F3"/>
        </w:rPr>
        <w:t>conda</w:t>
      </w:r>
      <w:proofErr w:type="spellEnd"/>
      <w:r>
        <w:rPr>
          <w:rFonts w:ascii="Consolas" w:eastAsia="Consolas" w:hAnsi="Consolas" w:cs="Consolas"/>
          <w:sz w:val="20"/>
          <w:szCs w:val="20"/>
          <w:shd w:val="clear" w:color="auto" w:fill="F3F3F3"/>
        </w:rPr>
        <w:t xml:space="preserve"> activate </w:t>
      </w:r>
      <w:proofErr w:type="spellStart"/>
      <w:r>
        <w:rPr>
          <w:rFonts w:ascii="Consolas" w:eastAsia="Consolas" w:hAnsi="Consolas" w:cs="Consolas"/>
          <w:sz w:val="20"/>
          <w:szCs w:val="20"/>
          <w:shd w:val="clear" w:color="auto" w:fill="F3F3F3"/>
        </w:rPr>
        <w:t>MPRAflow</w:t>
      </w:r>
      <w:proofErr w:type="spellEnd"/>
    </w:p>
    <w:p w14:paraId="00000337" w14:textId="77777777" w:rsidR="00603B99" w:rsidRDefault="00790ABA">
      <w:pPr>
        <w:spacing w:line="348" w:lineRule="auto"/>
        <w:ind w:firstLine="720"/>
        <w:rPr>
          <w:rFonts w:ascii="Consolas" w:eastAsia="Consolas" w:hAnsi="Consolas" w:cs="Consolas"/>
          <w:color w:val="032F62"/>
          <w:sz w:val="20"/>
          <w:szCs w:val="20"/>
          <w:shd w:val="clear" w:color="auto" w:fill="F3F3F3"/>
        </w:rPr>
      </w:pPr>
      <w:proofErr w:type="spellStart"/>
      <w:r>
        <w:rPr>
          <w:rFonts w:ascii="Consolas" w:eastAsia="Consolas" w:hAnsi="Consolas" w:cs="Consolas"/>
          <w:color w:val="24292E"/>
          <w:sz w:val="20"/>
          <w:szCs w:val="20"/>
          <w:shd w:val="clear" w:color="auto" w:fill="F3F3F3"/>
        </w:rPr>
        <w:t>nextflow</w:t>
      </w:r>
      <w:proofErr w:type="spellEnd"/>
      <w:r>
        <w:rPr>
          <w:rFonts w:ascii="Consolas" w:eastAsia="Consolas" w:hAnsi="Consolas" w:cs="Consolas"/>
          <w:color w:val="24292E"/>
          <w:sz w:val="20"/>
          <w:szCs w:val="20"/>
          <w:shd w:val="clear" w:color="auto" w:fill="F3F3F3"/>
        </w:rPr>
        <w:t xml:space="preserve"> run association.nf --</w:t>
      </w:r>
      <w:proofErr w:type="spellStart"/>
      <w:r>
        <w:rPr>
          <w:rFonts w:ascii="Consolas" w:eastAsia="Consolas" w:hAnsi="Consolas" w:cs="Consolas"/>
          <w:color w:val="24292E"/>
          <w:sz w:val="20"/>
          <w:szCs w:val="20"/>
          <w:shd w:val="clear" w:color="auto" w:fill="F3F3F3"/>
        </w:rPr>
        <w:t>fastq_insert</w:t>
      </w:r>
      <w:proofErr w:type="spellEnd"/>
      <w:r>
        <w:rPr>
          <w:rFonts w:ascii="Consolas" w:eastAsia="Consolas" w:hAnsi="Consolas" w:cs="Consolas"/>
          <w:color w:val="24292E"/>
          <w:sz w:val="20"/>
          <w:szCs w:val="20"/>
          <w:shd w:val="clear" w:color="auto" w:fill="F3F3F3"/>
        </w:rPr>
        <w:t xml:space="preserve"> </w:t>
      </w:r>
      <w:r>
        <w:rPr>
          <w:rFonts w:ascii="Consolas" w:eastAsia="Consolas" w:hAnsi="Consolas" w:cs="Consolas"/>
          <w:color w:val="032F62"/>
          <w:sz w:val="20"/>
          <w:szCs w:val="20"/>
          <w:shd w:val="clear" w:color="auto" w:fill="F3F3F3"/>
        </w:rPr>
        <w:t>"</w:t>
      </w:r>
      <w:r>
        <w:rPr>
          <w:rFonts w:ascii="Consolas" w:eastAsia="Consolas" w:hAnsi="Consolas" w:cs="Consolas"/>
          <w:color w:val="24292E"/>
          <w:sz w:val="20"/>
          <w:szCs w:val="20"/>
          <w:shd w:val="clear" w:color="auto" w:fill="F3F3F3"/>
        </w:rPr>
        <w:t>${</w:t>
      </w:r>
      <w:proofErr w:type="spellStart"/>
      <w:r>
        <w:rPr>
          <w:rFonts w:ascii="Consolas" w:eastAsia="Consolas" w:hAnsi="Consolas" w:cs="Consolas"/>
          <w:color w:val="24292E"/>
          <w:sz w:val="20"/>
          <w:szCs w:val="20"/>
          <w:shd w:val="clear" w:color="auto" w:fill="F3F3F3"/>
        </w:rPr>
        <w:t>fastq_prefix</w:t>
      </w:r>
      <w:proofErr w:type="spellEnd"/>
      <w:r>
        <w:rPr>
          <w:rFonts w:ascii="Consolas" w:eastAsia="Consolas" w:hAnsi="Consolas" w:cs="Consolas"/>
          <w:color w:val="24292E"/>
          <w:sz w:val="20"/>
          <w:szCs w:val="20"/>
          <w:shd w:val="clear" w:color="auto" w:fill="F3F3F3"/>
        </w:rPr>
        <w:t>}</w:t>
      </w:r>
      <w:r>
        <w:rPr>
          <w:rFonts w:ascii="Consolas" w:eastAsia="Consolas" w:hAnsi="Consolas" w:cs="Consolas"/>
          <w:color w:val="032F62"/>
          <w:sz w:val="20"/>
          <w:szCs w:val="20"/>
          <w:shd w:val="clear" w:color="auto" w:fill="F3F3F3"/>
        </w:rPr>
        <w:t>_R1_001.fastq.gz"</w:t>
      </w:r>
      <w:r>
        <w:rPr>
          <w:rFonts w:ascii="Consolas" w:eastAsia="Consolas" w:hAnsi="Consolas" w:cs="Consolas"/>
          <w:color w:val="24292E"/>
          <w:sz w:val="20"/>
          <w:szCs w:val="20"/>
          <w:shd w:val="clear" w:color="auto" w:fill="F3F3F3"/>
        </w:rPr>
        <w:t xml:space="preserve"> --design </w:t>
      </w:r>
      <w:r>
        <w:rPr>
          <w:rFonts w:ascii="Consolas" w:eastAsia="Consolas" w:hAnsi="Consolas" w:cs="Consolas"/>
          <w:color w:val="032F62"/>
          <w:sz w:val="20"/>
          <w:szCs w:val="20"/>
          <w:shd w:val="clear" w:color="auto" w:fill="F3F3F3"/>
        </w:rPr>
        <w:t>"</w:t>
      </w:r>
      <w:proofErr w:type="spellStart"/>
      <w:r>
        <w:rPr>
          <w:rFonts w:ascii="Consolas" w:eastAsia="Consolas" w:hAnsi="Consolas" w:cs="Consolas"/>
          <w:color w:val="032F62"/>
          <w:sz w:val="20"/>
          <w:szCs w:val="20"/>
          <w:shd w:val="clear" w:color="auto" w:fill="F3F3F3"/>
        </w:rPr>
        <w:t>ordered_candidate_sequences.fa</w:t>
      </w:r>
      <w:proofErr w:type="spellEnd"/>
      <w:r>
        <w:rPr>
          <w:rFonts w:ascii="Consolas" w:eastAsia="Consolas" w:hAnsi="Consolas" w:cs="Consolas"/>
          <w:color w:val="032F62"/>
          <w:sz w:val="20"/>
          <w:szCs w:val="20"/>
          <w:shd w:val="clear" w:color="auto" w:fill="F3F3F3"/>
        </w:rPr>
        <w:t>"</w:t>
      </w:r>
      <w:r>
        <w:rPr>
          <w:rFonts w:ascii="Consolas" w:eastAsia="Consolas" w:hAnsi="Consolas" w:cs="Consolas"/>
          <w:color w:val="24292E"/>
          <w:sz w:val="20"/>
          <w:szCs w:val="20"/>
          <w:shd w:val="clear" w:color="auto" w:fill="F3F3F3"/>
        </w:rPr>
        <w:t xml:space="preserve"> --</w:t>
      </w:r>
      <w:proofErr w:type="spellStart"/>
      <w:r>
        <w:rPr>
          <w:rFonts w:ascii="Consolas" w:eastAsia="Consolas" w:hAnsi="Consolas" w:cs="Consolas"/>
          <w:color w:val="24292E"/>
          <w:sz w:val="20"/>
          <w:szCs w:val="20"/>
          <w:shd w:val="clear" w:color="auto" w:fill="F3F3F3"/>
        </w:rPr>
        <w:t>fastq_bc</w:t>
      </w:r>
      <w:proofErr w:type="spellEnd"/>
      <w:r>
        <w:rPr>
          <w:rFonts w:ascii="Consolas" w:eastAsia="Consolas" w:hAnsi="Consolas" w:cs="Consolas"/>
          <w:color w:val="24292E"/>
          <w:sz w:val="20"/>
          <w:szCs w:val="20"/>
          <w:shd w:val="clear" w:color="auto" w:fill="F3F3F3"/>
        </w:rPr>
        <w:t xml:space="preserve"> </w:t>
      </w:r>
      <w:r>
        <w:rPr>
          <w:rFonts w:ascii="Consolas" w:eastAsia="Consolas" w:hAnsi="Consolas" w:cs="Consolas"/>
          <w:color w:val="032F62"/>
          <w:sz w:val="20"/>
          <w:szCs w:val="20"/>
          <w:shd w:val="clear" w:color="auto" w:fill="F3F3F3"/>
        </w:rPr>
        <w:t>"</w:t>
      </w:r>
      <w:r>
        <w:rPr>
          <w:rFonts w:ascii="Consolas" w:eastAsia="Consolas" w:hAnsi="Consolas" w:cs="Consolas"/>
          <w:color w:val="24292E"/>
          <w:sz w:val="20"/>
          <w:szCs w:val="20"/>
          <w:shd w:val="clear" w:color="auto" w:fill="F3F3F3"/>
        </w:rPr>
        <w:t>${</w:t>
      </w:r>
      <w:proofErr w:type="spellStart"/>
      <w:r>
        <w:rPr>
          <w:rFonts w:ascii="Consolas" w:eastAsia="Consolas" w:hAnsi="Consolas" w:cs="Consolas"/>
          <w:color w:val="24292E"/>
          <w:sz w:val="20"/>
          <w:szCs w:val="20"/>
          <w:shd w:val="clear" w:color="auto" w:fill="F3F3F3"/>
        </w:rPr>
        <w:t>fastq_prefix</w:t>
      </w:r>
      <w:proofErr w:type="spellEnd"/>
      <w:r>
        <w:rPr>
          <w:rFonts w:ascii="Consolas" w:eastAsia="Consolas" w:hAnsi="Consolas" w:cs="Consolas"/>
          <w:color w:val="24292E"/>
          <w:sz w:val="20"/>
          <w:szCs w:val="20"/>
          <w:shd w:val="clear" w:color="auto" w:fill="F3F3F3"/>
        </w:rPr>
        <w:t>}</w:t>
      </w:r>
      <w:r>
        <w:rPr>
          <w:rFonts w:ascii="Consolas" w:eastAsia="Consolas" w:hAnsi="Consolas" w:cs="Consolas"/>
          <w:color w:val="032F62"/>
          <w:sz w:val="20"/>
          <w:szCs w:val="20"/>
          <w:shd w:val="clear" w:color="auto" w:fill="F3F3F3"/>
        </w:rPr>
        <w:t>_R2_001.fastq.gz"</w:t>
      </w:r>
    </w:p>
    <w:p w14:paraId="00000338" w14:textId="77777777" w:rsidR="00603B99" w:rsidRDefault="00603B99">
      <w:pPr>
        <w:spacing w:line="348" w:lineRule="auto"/>
        <w:ind w:firstLine="720"/>
        <w:rPr>
          <w:rFonts w:ascii="Consolas" w:eastAsia="Consolas" w:hAnsi="Consolas" w:cs="Consolas"/>
          <w:color w:val="032F62"/>
          <w:sz w:val="20"/>
          <w:szCs w:val="20"/>
          <w:shd w:val="clear" w:color="auto" w:fill="F6F8FA"/>
        </w:rPr>
      </w:pPr>
    </w:p>
    <w:p w14:paraId="00000339" w14:textId="77777777" w:rsidR="00603B99" w:rsidRDefault="00DE63D0">
      <w:pPr>
        <w:spacing w:line="348" w:lineRule="auto"/>
        <w:rPr>
          <w:rFonts w:ascii="Consolas" w:eastAsia="Consolas" w:hAnsi="Consolas" w:cs="Consolas"/>
          <w:color w:val="032F62"/>
          <w:sz w:val="20"/>
          <w:szCs w:val="20"/>
          <w:shd w:val="clear" w:color="auto" w:fill="F6F8FA"/>
        </w:rPr>
      </w:pPr>
      <w:sdt>
        <w:sdtPr>
          <w:tag w:val="goog_rdk_33"/>
          <w:id w:val="1618951053"/>
        </w:sdtPr>
        <w:sdtContent>
          <w:r w:rsidR="00790ABA">
            <w:rPr>
              <w:rFonts w:ascii="Consolas" w:eastAsia="Consolas" w:hAnsi="Consolas" w:cs="Consolas"/>
              <w:noProof/>
              <w:color w:val="032F62"/>
              <w:sz w:val="20"/>
              <w:szCs w:val="20"/>
              <w:shd w:val="clear" w:color="auto" w:fill="F6F8FA"/>
            </w:rPr>
            <w:drawing>
              <wp:inline distT="114300" distB="114300" distL="114300" distR="114300" wp14:anchorId="40C7AC82" wp14:editId="4731CCDF">
                <wp:extent cx="6858000" cy="4279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858000" cy="4279900"/>
                        </a:xfrm>
                        <a:prstGeom prst="rect">
                          <a:avLst/>
                        </a:prstGeom>
                        <a:ln/>
                      </pic:spPr>
                    </pic:pic>
                  </a:graphicData>
                </a:graphic>
              </wp:inline>
            </w:drawing>
          </w:r>
        </w:sdtContent>
      </w:sdt>
    </w:p>
    <w:p w14:paraId="0000033A" w14:textId="77777777" w:rsidR="00603B99" w:rsidRDefault="00790ABA">
      <w:pPr>
        <w:widowControl w:val="0"/>
      </w:pPr>
      <w:r>
        <w:rPr>
          <w:b/>
        </w:rPr>
        <w:t>Table 1 | Association Utility options.</w:t>
      </w:r>
      <w:r>
        <w:t xml:space="preserve"> Blue rows are mandatory and orange are optional.</w:t>
      </w:r>
    </w:p>
    <w:p w14:paraId="0000033B" w14:textId="77777777" w:rsidR="00603B99" w:rsidRDefault="00603B99">
      <w:pPr>
        <w:widowControl w:val="0"/>
      </w:pPr>
    </w:p>
    <w:p w14:paraId="0000033C" w14:textId="77777777" w:rsidR="00603B99" w:rsidRDefault="00790ABA">
      <w:r>
        <w:t>169.</w:t>
      </w:r>
      <w:r>
        <w:tab/>
        <w:t>Create an experiment.csv file. This file contains the relevant information for the experiment, such as the condition, replicate, FASTQ file names, and an output prefix. For example:</w:t>
      </w:r>
    </w:p>
    <w:p w14:paraId="0000033D" w14:textId="77777777" w:rsidR="00603B99" w:rsidRDefault="00790ABA">
      <w:pPr>
        <w:ind w:firstLine="720"/>
        <w:rPr>
          <w:rFonts w:ascii="Consolas" w:eastAsia="Consolas" w:hAnsi="Consolas" w:cs="Consolas"/>
          <w:sz w:val="20"/>
          <w:szCs w:val="20"/>
          <w:shd w:val="clear" w:color="auto" w:fill="EFEFEF"/>
        </w:rPr>
      </w:pPr>
      <w:commentRangeStart w:id="252"/>
      <w:r>
        <w:rPr>
          <w:rFonts w:ascii="Consolas" w:eastAsia="Consolas" w:hAnsi="Consolas" w:cs="Consolas"/>
          <w:sz w:val="20"/>
          <w:szCs w:val="20"/>
          <w:shd w:val="clear" w:color="auto" w:fill="EFEFEF"/>
        </w:rPr>
        <w:t>Condition,Replicate,DNA_BC_F,DNA_UMI,DNA_BC_R,RNA_BC_F,RNA_UMI,RNA_BC_R,Name</w:t>
      </w:r>
    </w:p>
    <w:p w14:paraId="0000033E" w14:textId="77777777" w:rsidR="00603B99" w:rsidRDefault="00790ABA">
      <w:pPr>
        <w:ind w:firstLine="720"/>
        <w:rPr>
          <w:rFonts w:ascii="Consolas" w:eastAsia="Consolas" w:hAnsi="Consolas" w:cs="Consolas"/>
          <w:sz w:val="20"/>
          <w:szCs w:val="20"/>
          <w:shd w:val="clear" w:color="auto" w:fill="EFEFEF"/>
        </w:rPr>
      </w:pPr>
      <w:r>
        <w:rPr>
          <w:rFonts w:ascii="Consolas" w:eastAsia="Consolas" w:hAnsi="Consolas" w:cs="Consolas"/>
          <w:sz w:val="20"/>
          <w:szCs w:val="20"/>
          <w:shd w:val="clear" w:color="auto" w:fill="EFEFEF"/>
        </w:rPr>
        <w:t>condition1,1,cond1_rep1_DNA_FWD_reads.fastq.gz,cond1_rep1_DNA_IDX_reads.fastq.gz,cond1_rep1_DNA_REV_reads.fastq.gz,cond1_rep1_RNA_FWD_reads.fastq.gz,cond1_rep1_RNA_IDX_reads.fastq.gz,cond1_rep1_RNA_REV_reads.fastq.gz,desired name</w:t>
      </w:r>
    </w:p>
    <w:p w14:paraId="0000033F" w14:textId="77777777" w:rsidR="00603B99" w:rsidRDefault="00790ABA">
      <w:pPr>
        <w:ind w:firstLine="720"/>
        <w:rPr>
          <w:rFonts w:ascii="Consolas" w:eastAsia="Consolas" w:hAnsi="Consolas" w:cs="Consolas"/>
          <w:sz w:val="20"/>
          <w:szCs w:val="20"/>
          <w:shd w:val="clear" w:color="auto" w:fill="EFEFEF"/>
        </w:rPr>
      </w:pPr>
      <w:r>
        <w:rPr>
          <w:rFonts w:ascii="Consolas" w:eastAsia="Consolas" w:hAnsi="Consolas" w:cs="Consolas"/>
          <w:sz w:val="20"/>
          <w:szCs w:val="20"/>
          <w:shd w:val="clear" w:color="auto" w:fill="EFEFEF"/>
        </w:rPr>
        <w:t>condition1,2,cond1_rep2_DNA_FWD_reads.fastq.gz,cond1_rep2_DNA_IDX_reads.fastq.gz,cond1_rep2_DNA_REV_reads.fastq.gz,cond1_rep2_RNA_FWD_reads.fastq.gz,cond1_rep2_RNA_IDX_reads.fastq.gz,cond1_rep2_RNA_REV_reads.fastq.gz,desired name</w:t>
      </w:r>
    </w:p>
    <w:p w14:paraId="00000340" w14:textId="77777777" w:rsidR="00603B99" w:rsidRDefault="00790ABA">
      <w:pPr>
        <w:ind w:firstLine="720"/>
        <w:rPr>
          <w:rFonts w:ascii="Consolas" w:eastAsia="Consolas" w:hAnsi="Consolas" w:cs="Consolas"/>
          <w:sz w:val="20"/>
          <w:szCs w:val="20"/>
          <w:shd w:val="clear" w:color="auto" w:fill="EFEFEF"/>
        </w:rPr>
      </w:pPr>
      <w:r>
        <w:rPr>
          <w:rFonts w:ascii="Consolas" w:eastAsia="Consolas" w:hAnsi="Consolas" w:cs="Consolas"/>
          <w:sz w:val="20"/>
          <w:szCs w:val="20"/>
          <w:shd w:val="clear" w:color="auto" w:fill="EFEFEF"/>
        </w:rPr>
        <w:t>condition2,1,cond2_rep1_DNA_FWD_reads.fastq.gz,cond2_rep1_DNA_IDX_reads.fastq.gz,cond2_rep1_DNA_REV_reads.fastq.gz,cond2_rep1_RNA_FWD_reads.fastq.gz,cond2_rep1_RNA_IDX_reads.fastq.gz,cond2_rep1_RNA_REV_reads.fastq.gz,desired name</w:t>
      </w:r>
    </w:p>
    <w:p w14:paraId="00000341" w14:textId="77777777" w:rsidR="00603B99" w:rsidRDefault="00790ABA">
      <w:pPr>
        <w:ind w:firstLine="720"/>
        <w:rPr>
          <w:rFonts w:ascii="Consolas" w:eastAsia="Consolas" w:hAnsi="Consolas" w:cs="Consolas"/>
          <w:sz w:val="20"/>
          <w:szCs w:val="20"/>
          <w:shd w:val="clear" w:color="auto" w:fill="EFEFEF"/>
        </w:rPr>
      </w:pPr>
      <w:r>
        <w:rPr>
          <w:rFonts w:ascii="Consolas" w:eastAsia="Consolas" w:hAnsi="Consolas" w:cs="Consolas"/>
          <w:sz w:val="20"/>
          <w:szCs w:val="20"/>
          <w:shd w:val="clear" w:color="auto" w:fill="EFEFEF"/>
        </w:rPr>
        <w:t>condition2,</w:t>
      </w:r>
      <w:proofErr w:type="gramStart"/>
      <w:r>
        <w:rPr>
          <w:rFonts w:ascii="Consolas" w:eastAsia="Consolas" w:hAnsi="Consolas" w:cs="Consolas"/>
          <w:sz w:val="20"/>
          <w:szCs w:val="20"/>
          <w:shd w:val="clear" w:color="auto" w:fill="EFEFEF"/>
        </w:rPr>
        <w:t>2,cond2_rep2_DNA_FWD_reads.fastq.gz</w:t>
      </w:r>
      <w:proofErr w:type="gramEnd"/>
      <w:r>
        <w:rPr>
          <w:rFonts w:ascii="Consolas" w:eastAsia="Consolas" w:hAnsi="Consolas" w:cs="Consolas"/>
          <w:sz w:val="20"/>
          <w:szCs w:val="20"/>
          <w:shd w:val="clear" w:color="auto" w:fill="EFEFEF"/>
        </w:rPr>
        <w:t>,cond2_rep2_DNA_IDX_reads.fastq.gz,cond2_rep2_DNA_REV_reads.fastq.gz,cond2_rep2_RNA_FWD_reads.fastq.gz,cond2_rep2_RNA_IDX_reads.fastq.gz,cond2_rep2_RNA_REV_reads.fastq.gz,desired name</w:t>
      </w:r>
      <w:commentRangeEnd w:id="252"/>
      <w:r w:rsidR="00166C90">
        <w:rPr>
          <w:rStyle w:val="CommentReference"/>
          <w:rFonts w:ascii="Arial" w:eastAsiaTheme="minorEastAsia" w:hAnsi="Arial" w:cs="Arial"/>
          <w:lang w:val="en" w:eastAsia="ja-JP"/>
        </w:rPr>
        <w:commentReference w:id="252"/>
      </w:r>
    </w:p>
    <w:p w14:paraId="00000342" w14:textId="77777777" w:rsidR="00603B99" w:rsidRDefault="00603B99">
      <w:pPr>
        <w:spacing w:after="240" w:line="348" w:lineRule="auto"/>
        <w:ind w:firstLine="720"/>
        <w:rPr>
          <w:rFonts w:ascii="Consolas" w:eastAsia="Consolas" w:hAnsi="Consolas" w:cs="Consolas"/>
          <w:color w:val="24292E"/>
          <w:sz w:val="20"/>
          <w:szCs w:val="20"/>
          <w:shd w:val="clear" w:color="auto" w:fill="F6F8FA"/>
        </w:rPr>
      </w:pPr>
    </w:p>
    <w:p w14:paraId="00000343" w14:textId="77777777" w:rsidR="00603B99" w:rsidRDefault="00603B99">
      <w:pPr>
        <w:spacing w:after="240" w:line="348" w:lineRule="auto"/>
        <w:rPr>
          <w:rFonts w:ascii="Consolas" w:eastAsia="Consolas" w:hAnsi="Consolas" w:cs="Consolas"/>
          <w:color w:val="24292E"/>
          <w:sz w:val="20"/>
          <w:szCs w:val="20"/>
          <w:shd w:val="clear" w:color="auto" w:fill="F6F8FA"/>
        </w:rPr>
      </w:pPr>
    </w:p>
    <w:p w14:paraId="00000344" w14:textId="77777777" w:rsidR="00603B99" w:rsidRDefault="00790ABA">
      <w:r>
        <w:rPr>
          <w:noProof/>
        </w:rPr>
        <w:lastRenderedPageBreak/>
        <w:drawing>
          <wp:inline distT="114300" distB="114300" distL="114300" distR="114300" wp14:anchorId="5C8D5217" wp14:editId="34931658">
            <wp:extent cx="6829425" cy="385286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829425" cy="3852863"/>
                    </a:xfrm>
                    <a:prstGeom prst="rect">
                      <a:avLst/>
                    </a:prstGeom>
                    <a:ln/>
                  </pic:spPr>
                </pic:pic>
              </a:graphicData>
            </a:graphic>
          </wp:inline>
        </w:drawing>
      </w:r>
    </w:p>
    <w:p w14:paraId="00000345" w14:textId="3ACF1B6B" w:rsidR="00603B99" w:rsidRDefault="00790ABA">
      <w:pPr>
        <w:widowControl w:val="0"/>
      </w:pPr>
      <w:r>
        <w:rPr>
          <w:b/>
        </w:rPr>
        <w:t>Fig. 3 | Overview of count utility.</w:t>
      </w:r>
      <w:r>
        <w:t xml:space="preserve"> </w:t>
      </w:r>
      <w:r>
        <w:rPr>
          <w:b/>
        </w:rPr>
        <w:t>a</w:t>
      </w:r>
      <w:r>
        <w:t xml:space="preserve">, Mandatory inputs (blue), optional flags and outputs (orange), output files (green) and utility (red). The user must specify the directory containing all FASTQ files for the RNA and DNA sequencing, the CRS-barcode dictionary from the Association Utility, a design file (FASTA </w:t>
      </w:r>
      <w:del w:id="253" w:author="Vikram Agarwal" w:date="2019-12-28T11:45:00Z">
        <w:r w:rsidDel="00166C90">
          <w:delText xml:space="preserve"> </w:delText>
        </w:r>
      </w:del>
      <w:r>
        <w:t>file containing the synthesized oligos), and an experimental comma</w:t>
      </w:r>
      <w:ins w:id="254" w:author="Vikram Agarwal" w:date="2019-12-28T11:45:00Z">
        <w:r w:rsidR="00166C90">
          <w:t>-</w:t>
        </w:r>
      </w:ins>
      <w:del w:id="255" w:author="Vikram Agarwal" w:date="2019-12-28T11:45:00Z">
        <w:r w:rsidDel="00166C90">
          <w:delText xml:space="preserve"> </w:delText>
        </w:r>
      </w:del>
      <w:r>
        <w:t xml:space="preserve">separated file </w:t>
      </w:r>
      <w:ins w:id="256" w:author="Vikram Agarwal" w:date="2019-12-28T11:45:00Z">
        <w:r w:rsidR="00166C90">
          <w:t xml:space="preserve">(CSV) </w:t>
        </w:r>
      </w:ins>
      <w:r>
        <w:t xml:space="preserve">outlining the number of replicates and conditions used. The user can also specify a tab delimited file with a mapping of CRS names given in the design file and a grouping, such as </w:t>
      </w:r>
      <w:commentRangeStart w:id="257"/>
      <w:r>
        <w:t xml:space="preserve">control category </w:t>
      </w:r>
      <w:commentRangeEnd w:id="257"/>
      <w:r w:rsidR="00166C90">
        <w:rPr>
          <w:rStyle w:val="CommentReference"/>
          <w:rFonts w:ascii="Arial" w:eastAsiaTheme="minorEastAsia" w:hAnsi="Arial" w:cs="Arial"/>
          <w:lang w:val="en" w:eastAsia="ja-JP"/>
        </w:rPr>
        <w:commentReference w:id="257"/>
      </w:r>
      <w:r>
        <w:t xml:space="preserve">and tune parameters such as specifying if a unique molecular identifier (UMI) was used, or if the user would like to generate the input files for </w:t>
      </w:r>
      <w:proofErr w:type="spellStart"/>
      <w:r>
        <w:t>MPRAnalyze</w:t>
      </w:r>
      <w:proofErr w:type="spellEnd"/>
      <w:r>
        <w:t>. The program will produce normalized activity of each CRS from each replicate as well as across replicates along with several visualizations (</w:t>
      </w:r>
      <w:r>
        <w:rPr>
          <w:b/>
        </w:rPr>
        <w:t>b</w:t>
      </w:r>
      <w:r>
        <w:t>-</w:t>
      </w:r>
      <w:r>
        <w:rPr>
          <w:b/>
        </w:rPr>
        <w:t>e</w:t>
      </w:r>
      <w:r>
        <w:t xml:space="preserve">).  </w:t>
      </w:r>
      <w:r>
        <w:rPr>
          <w:b/>
        </w:rPr>
        <w:t>b</w:t>
      </w:r>
      <w:r>
        <w:t xml:space="preserve">, CRS activity normalized by insert and grouped by label determined in the label file. </w:t>
      </w:r>
      <w:r>
        <w:rPr>
          <w:b/>
        </w:rPr>
        <w:t>c</w:t>
      </w:r>
      <w:r>
        <w:t xml:space="preserve">, Normalized activity of each CRS across replicates colored by label. </w:t>
      </w:r>
      <w:r>
        <w:rPr>
          <w:b/>
        </w:rPr>
        <w:t>d</w:t>
      </w:r>
      <w:r>
        <w:t xml:space="preserve">, Distribution of observed barcode coverage per replicate. </w:t>
      </w:r>
      <w:r>
        <w:rPr>
          <w:b/>
        </w:rPr>
        <w:t>e</w:t>
      </w:r>
      <w:r>
        <w:t>, Correlation of normalized log</w:t>
      </w:r>
      <w:r w:rsidRPr="00FB57CA">
        <w:rPr>
          <w:vertAlign w:val="subscript"/>
          <w:rPrChange w:id="258" w:author="Vikram Agarwal" w:date="2019-12-28T11:46:00Z">
            <w:rPr/>
          </w:rPrChange>
        </w:rPr>
        <w:t>2</w:t>
      </w:r>
      <w:r>
        <w:t>(RNA/DNA), DNA counts</w:t>
      </w:r>
      <w:ins w:id="259" w:author="Vikram Agarwal" w:date="2019-12-28T11:46:00Z">
        <w:r w:rsidR="00FB57CA">
          <w:t>,</w:t>
        </w:r>
      </w:ins>
      <w:r>
        <w:t xml:space="preserve"> and RNA counts colored by label. </w:t>
      </w:r>
    </w:p>
    <w:p w14:paraId="00000346" w14:textId="77777777" w:rsidR="00603B99" w:rsidRDefault="00603B99"/>
    <w:p w14:paraId="00000347" w14:textId="43EC97C4" w:rsidR="00603B99" w:rsidRDefault="00790ABA">
      <w:pPr>
        <w:spacing w:after="240"/>
      </w:pPr>
      <w:r>
        <w:t>170.</w:t>
      </w:r>
      <w:r>
        <w:tab/>
        <w:t xml:space="preserve">Run the count utility. The user must specify the directory containing the DNA and RNA sequencing data. A </w:t>
      </w:r>
      <w:ins w:id="260" w:author="Vikram Agarwal" w:date="2019-12-28T11:46:00Z">
        <w:r w:rsidR="00FB57CA">
          <w:t>P</w:t>
        </w:r>
      </w:ins>
      <w:del w:id="261" w:author="Vikram Agarwal" w:date="2019-12-28T11:46:00Z">
        <w:r w:rsidDel="00FB57CA">
          <w:delText>p</w:delText>
        </w:r>
      </w:del>
      <w:r>
        <w:t>ython dictionary in pickle format from the association utility, the FASTA file containing synthesized CRS oligo pool, and the experiment.csv file (</w:t>
      </w:r>
      <w:r>
        <w:rPr>
          <w:b/>
        </w:rPr>
        <w:t>Fig. 3a</w:t>
      </w:r>
      <w:r>
        <w:t xml:space="preserve">). There is some flexibility provided for the user at this stage outlined in </w:t>
      </w:r>
      <w:r>
        <w:rPr>
          <w:b/>
        </w:rPr>
        <w:t>Table 2</w:t>
      </w:r>
      <w:r>
        <w:t>. Below is an example of the minimal command. If a HPC cluster is available with a queuing system such as SGE is available, we recommend submitting this command to the queue.</w:t>
      </w:r>
    </w:p>
    <w:p w14:paraId="00000348" w14:textId="77777777" w:rsidR="00603B99" w:rsidRDefault="00790ABA">
      <w:pPr>
        <w:rPr>
          <w:rFonts w:ascii="Consolas" w:eastAsia="Consolas" w:hAnsi="Consolas" w:cs="Consolas"/>
          <w:color w:val="24292E"/>
          <w:sz w:val="20"/>
          <w:szCs w:val="20"/>
          <w:shd w:val="clear" w:color="auto" w:fill="F3F3F3"/>
        </w:rPr>
      </w:pPr>
      <w:r>
        <w:tab/>
      </w:r>
      <w:proofErr w:type="spellStart"/>
      <w:r>
        <w:rPr>
          <w:rFonts w:ascii="Consolas" w:eastAsia="Consolas" w:hAnsi="Consolas" w:cs="Consolas"/>
          <w:sz w:val="20"/>
          <w:szCs w:val="20"/>
          <w:shd w:val="clear" w:color="auto" w:fill="F3F3F3"/>
        </w:rPr>
        <w:t>conda</w:t>
      </w:r>
      <w:proofErr w:type="spellEnd"/>
      <w:r>
        <w:rPr>
          <w:rFonts w:ascii="Consolas" w:eastAsia="Consolas" w:hAnsi="Consolas" w:cs="Consolas"/>
          <w:sz w:val="20"/>
          <w:szCs w:val="20"/>
          <w:shd w:val="clear" w:color="auto" w:fill="F3F3F3"/>
        </w:rPr>
        <w:t xml:space="preserve"> activate </w:t>
      </w:r>
      <w:proofErr w:type="spellStart"/>
      <w:r>
        <w:rPr>
          <w:rFonts w:ascii="Consolas" w:eastAsia="Consolas" w:hAnsi="Consolas" w:cs="Consolas"/>
          <w:sz w:val="20"/>
          <w:szCs w:val="20"/>
          <w:shd w:val="clear" w:color="auto" w:fill="F3F3F3"/>
        </w:rPr>
        <w:t>MPRAflow</w:t>
      </w:r>
      <w:proofErr w:type="spellEnd"/>
    </w:p>
    <w:p w14:paraId="00000349" w14:textId="77777777" w:rsidR="00603B99" w:rsidRDefault="00790ABA">
      <w:pPr>
        <w:ind w:firstLine="720"/>
        <w:rPr>
          <w:rFonts w:ascii="Consolas" w:eastAsia="Consolas" w:hAnsi="Consolas" w:cs="Consolas"/>
          <w:sz w:val="20"/>
          <w:szCs w:val="20"/>
          <w:shd w:val="clear" w:color="auto" w:fill="F3F3F3"/>
        </w:rPr>
      </w:pPr>
      <w:proofErr w:type="spellStart"/>
      <w:r>
        <w:rPr>
          <w:rFonts w:ascii="Consolas" w:eastAsia="Consolas" w:hAnsi="Consolas" w:cs="Consolas"/>
          <w:color w:val="24292E"/>
          <w:sz w:val="20"/>
          <w:szCs w:val="20"/>
          <w:shd w:val="clear" w:color="auto" w:fill="F3F3F3"/>
        </w:rPr>
        <w:t>nextflow</w:t>
      </w:r>
      <w:proofErr w:type="spellEnd"/>
      <w:r>
        <w:rPr>
          <w:rFonts w:ascii="Consolas" w:eastAsia="Consolas" w:hAnsi="Consolas" w:cs="Consolas"/>
          <w:color w:val="24292E"/>
          <w:sz w:val="20"/>
          <w:szCs w:val="20"/>
          <w:shd w:val="clear" w:color="auto" w:fill="F3F3F3"/>
        </w:rPr>
        <w:t xml:space="preserve"> run count.nf --</w:t>
      </w:r>
      <w:proofErr w:type="spellStart"/>
      <w:r>
        <w:rPr>
          <w:rFonts w:ascii="Consolas" w:eastAsia="Consolas" w:hAnsi="Consolas" w:cs="Consolas"/>
          <w:color w:val="24292E"/>
          <w:sz w:val="20"/>
          <w:szCs w:val="20"/>
          <w:shd w:val="clear" w:color="auto" w:fill="F3F3F3"/>
        </w:rPr>
        <w:t>dir</w:t>
      </w:r>
      <w:proofErr w:type="spellEnd"/>
      <w:r>
        <w:rPr>
          <w:rFonts w:ascii="Consolas" w:eastAsia="Consolas" w:hAnsi="Consolas" w:cs="Consolas"/>
          <w:color w:val="24292E"/>
          <w:sz w:val="20"/>
          <w:szCs w:val="20"/>
          <w:shd w:val="clear" w:color="auto" w:fill="F3F3F3"/>
        </w:rPr>
        <w:t xml:space="preserve"> </w:t>
      </w:r>
      <w:r>
        <w:rPr>
          <w:rFonts w:ascii="Consolas" w:eastAsia="Consolas" w:hAnsi="Consolas" w:cs="Consolas"/>
          <w:color w:val="032F62"/>
          <w:sz w:val="20"/>
          <w:szCs w:val="20"/>
          <w:shd w:val="clear" w:color="auto" w:fill="F3F3F3"/>
        </w:rPr>
        <w:t>"</w:t>
      </w:r>
      <w:proofErr w:type="spellStart"/>
      <w:r>
        <w:rPr>
          <w:rFonts w:ascii="Consolas" w:eastAsia="Consolas" w:hAnsi="Consolas" w:cs="Consolas"/>
          <w:color w:val="032F62"/>
          <w:sz w:val="20"/>
          <w:szCs w:val="20"/>
          <w:shd w:val="clear" w:color="auto" w:fill="F3F3F3"/>
        </w:rPr>
        <w:t>bulk_FASTQ_directory</w:t>
      </w:r>
      <w:proofErr w:type="spellEnd"/>
      <w:r>
        <w:rPr>
          <w:rFonts w:ascii="Consolas" w:eastAsia="Consolas" w:hAnsi="Consolas" w:cs="Consolas"/>
          <w:color w:val="032F62"/>
          <w:sz w:val="20"/>
          <w:szCs w:val="20"/>
          <w:shd w:val="clear" w:color="auto" w:fill="F3F3F3"/>
        </w:rPr>
        <w:t>"</w:t>
      </w:r>
      <w:r>
        <w:rPr>
          <w:rFonts w:ascii="Consolas" w:eastAsia="Consolas" w:hAnsi="Consolas" w:cs="Consolas"/>
          <w:color w:val="24292E"/>
          <w:sz w:val="20"/>
          <w:szCs w:val="20"/>
          <w:shd w:val="clear" w:color="auto" w:fill="F3F3F3"/>
        </w:rPr>
        <w:t xml:space="preserve"> --e </w:t>
      </w:r>
      <w:r>
        <w:rPr>
          <w:rFonts w:ascii="Consolas" w:eastAsia="Consolas" w:hAnsi="Consolas" w:cs="Consolas"/>
          <w:color w:val="032F62"/>
          <w:sz w:val="20"/>
          <w:szCs w:val="20"/>
          <w:shd w:val="clear" w:color="auto" w:fill="F3F3F3"/>
        </w:rPr>
        <w:t>"experiment.csv"</w:t>
      </w:r>
      <w:r>
        <w:rPr>
          <w:rFonts w:ascii="Consolas" w:eastAsia="Consolas" w:hAnsi="Consolas" w:cs="Consolas"/>
          <w:color w:val="24292E"/>
          <w:sz w:val="20"/>
          <w:szCs w:val="20"/>
          <w:shd w:val="clear" w:color="auto" w:fill="F3F3F3"/>
        </w:rPr>
        <w:t xml:space="preserve"> --design </w:t>
      </w:r>
      <w:r>
        <w:rPr>
          <w:rFonts w:ascii="Consolas" w:eastAsia="Consolas" w:hAnsi="Consolas" w:cs="Consolas"/>
          <w:color w:val="032F62"/>
          <w:sz w:val="20"/>
          <w:szCs w:val="20"/>
          <w:shd w:val="clear" w:color="auto" w:fill="F3F3F3"/>
        </w:rPr>
        <w:t>"</w:t>
      </w:r>
      <w:proofErr w:type="spellStart"/>
      <w:r>
        <w:rPr>
          <w:rFonts w:ascii="Consolas" w:eastAsia="Consolas" w:hAnsi="Consolas" w:cs="Consolas"/>
          <w:color w:val="032F62"/>
          <w:sz w:val="20"/>
          <w:szCs w:val="20"/>
          <w:shd w:val="clear" w:color="auto" w:fill="F3F3F3"/>
        </w:rPr>
        <w:t>ordered_candidate_</w:t>
      </w:r>
      <w:proofErr w:type="gramStart"/>
      <w:r>
        <w:rPr>
          <w:rFonts w:ascii="Consolas" w:eastAsia="Consolas" w:hAnsi="Consolas" w:cs="Consolas"/>
          <w:color w:val="032F62"/>
          <w:sz w:val="20"/>
          <w:szCs w:val="20"/>
          <w:shd w:val="clear" w:color="auto" w:fill="F3F3F3"/>
        </w:rPr>
        <w:t>sequences.fa</w:t>
      </w:r>
      <w:proofErr w:type="spellEnd"/>
      <w:proofErr w:type="gramEnd"/>
      <w:r>
        <w:rPr>
          <w:rFonts w:ascii="Consolas" w:eastAsia="Consolas" w:hAnsi="Consolas" w:cs="Consolas"/>
          <w:color w:val="032F62"/>
          <w:sz w:val="20"/>
          <w:szCs w:val="20"/>
          <w:shd w:val="clear" w:color="auto" w:fill="F3F3F3"/>
        </w:rPr>
        <w:t>"</w:t>
      </w:r>
      <w:r>
        <w:rPr>
          <w:rFonts w:ascii="Consolas" w:eastAsia="Consolas" w:hAnsi="Consolas" w:cs="Consolas"/>
          <w:color w:val="24292E"/>
          <w:sz w:val="20"/>
          <w:szCs w:val="20"/>
          <w:shd w:val="clear" w:color="auto" w:fill="F3F3F3"/>
        </w:rPr>
        <w:t xml:space="preserve"> --association </w:t>
      </w:r>
      <w:r>
        <w:rPr>
          <w:rFonts w:ascii="Consolas" w:eastAsia="Consolas" w:hAnsi="Consolas" w:cs="Consolas"/>
          <w:color w:val="032F62"/>
          <w:sz w:val="20"/>
          <w:szCs w:val="20"/>
          <w:shd w:val="clear" w:color="auto" w:fill="F3F3F3"/>
        </w:rPr>
        <w:t>"</w:t>
      </w:r>
      <w:proofErr w:type="spellStart"/>
      <w:r>
        <w:rPr>
          <w:rFonts w:ascii="Consolas" w:eastAsia="Consolas" w:hAnsi="Consolas" w:cs="Consolas"/>
          <w:color w:val="032F62"/>
          <w:sz w:val="20"/>
          <w:szCs w:val="20"/>
          <w:shd w:val="clear" w:color="auto" w:fill="F3F3F3"/>
        </w:rPr>
        <w:t>dictionary_of_candidate_sequences_to_barcodes.</w:t>
      </w:r>
      <w:commentRangeStart w:id="262"/>
      <w:r>
        <w:rPr>
          <w:rFonts w:ascii="Consolas" w:eastAsia="Consolas" w:hAnsi="Consolas" w:cs="Consolas"/>
          <w:color w:val="032F62"/>
          <w:sz w:val="20"/>
          <w:szCs w:val="20"/>
          <w:shd w:val="clear" w:color="auto" w:fill="F3F3F3"/>
        </w:rPr>
        <w:t>p</w:t>
      </w:r>
      <w:commentRangeEnd w:id="262"/>
      <w:proofErr w:type="spellEnd"/>
      <w:r w:rsidR="00FB57CA">
        <w:rPr>
          <w:rStyle w:val="CommentReference"/>
          <w:rFonts w:ascii="Arial" w:eastAsiaTheme="minorEastAsia" w:hAnsi="Arial" w:cs="Arial"/>
          <w:lang w:val="en" w:eastAsia="ja-JP"/>
        </w:rPr>
        <w:commentReference w:id="262"/>
      </w:r>
      <w:r>
        <w:rPr>
          <w:rFonts w:ascii="Consolas" w:eastAsia="Consolas" w:hAnsi="Consolas" w:cs="Consolas"/>
          <w:color w:val="032F62"/>
          <w:sz w:val="20"/>
          <w:szCs w:val="20"/>
          <w:shd w:val="clear" w:color="auto" w:fill="F3F3F3"/>
        </w:rPr>
        <w:t>"</w:t>
      </w:r>
    </w:p>
    <w:p w14:paraId="0000034A" w14:textId="77777777" w:rsidR="00603B99" w:rsidRDefault="00DE63D0">
      <w:pPr>
        <w:spacing w:line="348" w:lineRule="auto"/>
        <w:rPr>
          <w:rFonts w:ascii="Consolas" w:eastAsia="Consolas" w:hAnsi="Consolas" w:cs="Consolas"/>
          <w:color w:val="032F62"/>
          <w:sz w:val="20"/>
          <w:szCs w:val="20"/>
          <w:shd w:val="clear" w:color="auto" w:fill="F6F8FA"/>
        </w:rPr>
      </w:pPr>
      <w:sdt>
        <w:sdtPr>
          <w:tag w:val="goog_rdk_35"/>
          <w:id w:val="-639878218"/>
        </w:sdtPr>
        <w:sdtContent>
          <w:r w:rsidR="00790ABA">
            <w:rPr>
              <w:noProof/>
            </w:rPr>
            <w:drawing>
              <wp:inline distT="114300" distB="114300" distL="114300" distR="114300" wp14:anchorId="09CD0D95" wp14:editId="1A8EB7EA">
                <wp:extent cx="6858000" cy="3479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858000" cy="3479800"/>
                        </a:xfrm>
                        <a:prstGeom prst="rect">
                          <a:avLst/>
                        </a:prstGeom>
                        <a:ln/>
                      </pic:spPr>
                    </pic:pic>
                  </a:graphicData>
                </a:graphic>
              </wp:inline>
            </w:drawing>
          </w:r>
        </w:sdtContent>
      </w:sdt>
    </w:p>
    <w:p w14:paraId="0000034B" w14:textId="77777777" w:rsidR="00603B99" w:rsidRDefault="00790ABA">
      <w:pPr>
        <w:widowControl w:val="0"/>
      </w:pPr>
      <w:r>
        <w:rPr>
          <w:b/>
        </w:rPr>
        <w:t>Table 2 |</w:t>
      </w:r>
      <w:r>
        <w:t xml:space="preserve"> </w:t>
      </w:r>
      <w:r>
        <w:rPr>
          <w:b/>
        </w:rPr>
        <w:t>Count utility options.</w:t>
      </w:r>
      <w:r>
        <w:t xml:space="preserve"> Blue rows are mandatory and orange are optional.</w:t>
      </w:r>
    </w:p>
    <w:p w14:paraId="0000034C" w14:textId="77777777" w:rsidR="00603B99" w:rsidRDefault="00603B99">
      <w:pPr>
        <w:spacing w:line="348" w:lineRule="auto"/>
        <w:rPr>
          <w:rFonts w:ascii="Consolas" w:eastAsia="Consolas" w:hAnsi="Consolas" w:cs="Consolas"/>
          <w:color w:val="032F62"/>
          <w:sz w:val="20"/>
          <w:szCs w:val="20"/>
          <w:shd w:val="clear" w:color="auto" w:fill="F6F8FA"/>
        </w:rPr>
      </w:pPr>
    </w:p>
    <w:p w14:paraId="17A1B562" w14:textId="77777777" w:rsidR="001A604A" w:rsidRPr="0056032C" w:rsidRDefault="00790ABA">
      <w:r>
        <w:t>171.</w:t>
      </w:r>
      <w:r>
        <w:tab/>
      </w:r>
      <w:r w:rsidRPr="0056032C">
        <w:t>By setting the flag -</w:t>
      </w:r>
      <w:commentRangeStart w:id="263"/>
      <w:proofErr w:type="spellStart"/>
      <w:r w:rsidRPr="0056032C">
        <w:t>mpranalyze</w:t>
      </w:r>
      <w:proofErr w:type="spellEnd"/>
      <w:r w:rsidRPr="0056032C">
        <w:t xml:space="preserve"> </w:t>
      </w:r>
      <w:commentRangeEnd w:id="263"/>
      <w:r w:rsidR="00FB57CA">
        <w:rPr>
          <w:rStyle w:val="CommentReference"/>
          <w:rFonts w:ascii="Arial" w:eastAsiaTheme="minorEastAsia" w:hAnsi="Arial" w:cs="Arial"/>
          <w:lang w:val="en" w:eastAsia="ja-JP"/>
        </w:rPr>
        <w:commentReference w:id="263"/>
      </w:r>
      <w:r w:rsidRPr="0056032C">
        <w:t>to 1 in the command above the user can produce the inputs for that analysis pipeline.</w:t>
      </w:r>
    </w:p>
    <w:p w14:paraId="042118D7" w14:textId="77777777" w:rsidR="001A604A" w:rsidRPr="0056032C" w:rsidRDefault="001A604A"/>
    <w:p w14:paraId="7280A968" w14:textId="09BF0C3E" w:rsidR="00506B53" w:rsidRPr="0056032C" w:rsidRDefault="001A604A">
      <w:r w:rsidRPr="0056032C">
        <w:t>172.</w:t>
      </w:r>
      <w:r w:rsidRPr="0056032C">
        <w:tab/>
      </w:r>
      <w:r w:rsidR="00463F54" w:rsidRPr="0056032C">
        <w:t>If the</w:t>
      </w:r>
      <w:r w:rsidR="00506B53" w:rsidRPr="0056032C">
        <w:t xml:space="preserve"> user </w:t>
      </w:r>
      <w:r w:rsidR="00463F54" w:rsidRPr="0056032C">
        <w:t xml:space="preserve">has created their library using a </w:t>
      </w:r>
      <w:commentRangeStart w:id="264"/>
      <w:r w:rsidR="00463F54" w:rsidRPr="0056032C">
        <w:t>saturation mutagenesis approach</w:t>
      </w:r>
      <w:commentRangeEnd w:id="264"/>
      <w:r w:rsidR="000A3D12">
        <w:rPr>
          <w:rStyle w:val="CommentReference"/>
          <w:rFonts w:ascii="Arial" w:eastAsiaTheme="minorEastAsia" w:hAnsi="Arial" w:cs="Arial"/>
          <w:lang w:val="en" w:eastAsia="ja-JP"/>
        </w:rPr>
        <w:commentReference w:id="264"/>
      </w:r>
      <w:r w:rsidR="00463F54" w:rsidRPr="0056032C">
        <w:t xml:space="preserve">, they </w:t>
      </w:r>
      <w:r w:rsidR="00506B53" w:rsidRPr="0056032C">
        <w:t>must first create an assignment file in the format below</w:t>
      </w:r>
      <w:ins w:id="265" w:author="Vikram Agarwal" w:date="2019-12-28T11:49:00Z">
        <w:r w:rsidR="00FB57CA">
          <w:t>:</w:t>
        </w:r>
      </w:ins>
    </w:p>
    <w:p w14:paraId="3565ECB6" w14:textId="77777777" w:rsidR="00463F54" w:rsidRPr="006F2785" w:rsidRDefault="00463F54" w:rsidP="00463F54">
      <w:pPr>
        <w:rPr>
          <w:rFonts w:ascii="Consolas" w:hAnsi="Consolas" w:cs="Consolas"/>
          <w:sz w:val="20"/>
          <w:szCs w:val="20"/>
          <w:highlight w:val="lightGray"/>
        </w:rPr>
      </w:pPr>
      <w:r w:rsidRPr="0056032C">
        <w:tab/>
      </w:r>
      <w:r w:rsidRPr="006F2785">
        <w:rPr>
          <w:rFonts w:ascii="Consolas" w:hAnsi="Consolas" w:cs="Consolas"/>
          <w:color w:val="000000"/>
          <w:sz w:val="20"/>
          <w:szCs w:val="20"/>
          <w:highlight w:val="lightGray"/>
        </w:rPr>
        <w:t>AAAAAACTAATACCA</w:t>
      </w:r>
      <w:r w:rsidRPr="006F2785">
        <w:rPr>
          <w:rFonts w:ascii="Consolas" w:hAnsi="Consolas" w:cs="Consolas"/>
          <w:color w:val="000000"/>
          <w:sz w:val="20"/>
          <w:szCs w:val="20"/>
          <w:highlight w:val="lightGray"/>
        </w:rPr>
        <w:tab/>
        <w:t>IRF</w:t>
      </w:r>
      <w:proofErr w:type="gramStart"/>
      <w:r w:rsidRPr="006F2785">
        <w:rPr>
          <w:rFonts w:ascii="Consolas" w:hAnsi="Consolas" w:cs="Consolas"/>
          <w:color w:val="000000"/>
          <w:sz w:val="20"/>
          <w:szCs w:val="20"/>
          <w:highlight w:val="lightGray"/>
        </w:rPr>
        <w:t>6:104:A</w:t>
      </w:r>
      <w:proofErr w:type="gramEnd"/>
      <w:r w:rsidRPr="006F2785">
        <w:rPr>
          <w:rFonts w:ascii="Consolas" w:hAnsi="Consolas" w:cs="Consolas"/>
          <w:color w:val="000000"/>
          <w:sz w:val="20"/>
          <w:szCs w:val="20"/>
          <w:highlight w:val="lightGray"/>
        </w:rPr>
        <w:t>&gt;G IRF6:408:G&gt;A</w:t>
      </w:r>
    </w:p>
    <w:p w14:paraId="1BFAC744" w14:textId="257037C1" w:rsidR="00463F54" w:rsidRPr="006F2785" w:rsidRDefault="00463F54" w:rsidP="0056032C">
      <w:pPr>
        <w:ind w:left="720"/>
        <w:rPr>
          <w:rFonts w:ascii="Consolas" w:hAnsi="Consolas" w:cs="Consolas"/>
          <w:sz w:val="20"/>
          <w:szCs w:val="20"/>
        </w:rPr>
      </w:pPr>
      <w:r w:rsidRPr="006F2785">
        <w:rPr>
          <w:rFonts w:ascii="Consolas" w:hAnsi="Consolas" w:cs="Consolas"/>
          <w:color w:val="000000"/>
          <w:sz w:val="20"/>
          <w:szCs w:val="20"/>
          <w:highlight w:val="lightGray"/>
        </w:rPr>
        <w:t>AAAAAAGCAGGAACA</w:t>
      </w:r>
      <w:r w:rsidRPr="006F2785">
        <w:rPr>
          <w:rFonts w:ascii="Consolas" w:hAnsi="Consolas" w:cs="Consolas"/>
          <w:color w:val="000000"/>
          <w:sz w:val="20"/>
          <w:szCs w:val="20"/>
          <w:highlight w:val="lightGray"/>
        </w:rPr>
        <w:tab/>
        <w:t>IRF</w:t>
      </w:r>
      <w:proofErr w:type="gramStart"/>
      <w:r w:rsidRPr="006F2785">
        <w:rPr>
          <w:rFonts w:ascii="Consolas" w:hAnsi="Consolas" w:cs="Consolas"/>
          <w:color w:val="000000"/>
          <w:sz w:val="20"/>
          <w:szCs w:val="20"/>
          <w:highlight w:val="lightGray"/>
        </w:rPr>
        <w:t>6:66:A</w:t>
      </w:r>
      <w:proofErr w:type="gramEnd"/>
      <w:r w:rsidRPr="006F2785">
        <w:rPr>
          <w:rFonts w:ascii="Consolas" w:hAnsi="Consolas" w:cs="Consolas"/>
          <w:color w:val="000000"/>
          <w:sz w:val="20"/>
          <w:szCs w:val="20"/>
          <w:highlight w:val="lightGray"/>
        </w:rPr>
        <w:t>&gt;G IRF6:373:T&gt;A</w:t>
      </w:r>
      <w:r w:rsidRPr="006F2785">
        <w:rPr>
          <w:rFonts w:ascii="Consolas" w:hAnsi="Consolas" w:cs="Consolas"/>
          <w:color w:val="000000"/>
          <w:sz w:val="20"/>
          <w:szCs w:val="20"/>
          <w:highlight w:val="lightGray"/>
        </w:rPr>
        <w:br/>
        <w:t>AAAAAAGCATTCTGT</w:t>
      </w:r>
      <w:r w:rsidRPr="006F2785">
        <w:rPr>
          <w:rFonts w:ascii="Consolas" w:hAnsi="Consolas" w:cs="Consolas"/>
          <w:color w:val="000000"/>
          <w:sz w:val="20"/>
          <w:szCs w:val="20"/>
          <w:highlight w:val="lightGray"/>
        </w:rPr>
        <w:tab/>
        <w:t>IRF6:371:G&gt;T IRF6:510:G&gt;A IRF6:560:C&gt;T</w:t>
      </w:r>
      <w:r w:rsidRPr="006F2785">
        <w:rPr>
          <w:rFonts w:ascii="Consolas" w:hAnsi="Consolas" w:cs="Consolas"/>
          <w:color w:val="000000"/>
          <w:sz w:val="20"/>
          <w:szCs w:val="20"/>
          <w:highlight w:val="lightGray"/>
        </w:rPr>
        <w:br/>
        <w:t>AAAAACACTACTGGT</w:t>
      </w:r>
      <w:r w:rsidRPr="006F2785">
        <w:rPr>
          <w:rFonts w:ascii="Consolas" w:hAnsi="Consolas" w:cs="Consolas"/>
          <w:color w:val="000000"/>
          <w:sz w:val="20"/>
          <w:szCs w:val="20"/>
          <w:highlight w:val="lightGray"/>
        </w:rPr>
        <w:tab/>
        <w:t>IRF6:326:C&gt;T IRF6:509:T&gt;A</w:t>
      </w:r>
    </w:p>
    <w:p w14:paraId="2E1D600E" w14:textId="77777777" w:rsidR="00506B53" w:rsidRPr="0056032C" w:rsidRDefault="00506B53"/>
    <w:p w14:paraId="2BF5F468" w14:textId="591D57F7" w:rsidR="00357E55" w:rsidRPr="0056032C" w:rsidRDefault="00506B53">
      <w:r w:rsidRPr="0056032C">
        <w:t>173.</w:t>
      </w:r>
      <w:r w:rsidRPr="0056032C">
        <w:tab/>
        <w:t>To run the</w:t>
      </w:r>
      <w:r w:rsidR="0015216C" w:rsidRPr="0056032C">
        <w:t xml:space="preserve"> </w:t>
      </w:r>
      <w:r w:rsidR="00463F54" w:rsidRPr="0056032C">
        <w:t xml:space="preserve">saturation mutagenesis utility run </w:t>
      </w:r>
      <w:r w:rsidR="00C03347" w:rsidRPr="0056032C">
        <w:t>the user must specify the directory containing the Count tables</w:t>
      </w:r>
      <w:del w:id="266" w:author="Vikram Agarwal" w:date="2019-12-28T11:49:00Z">
        <w:r w:rsidR="00C03347" w:rsidRPr="0056032C" w:rsidDel="00FB57CA">
          <w:delText>. The</w:delText>
        </w:r>
      </w:del>
      <w:ins w:id="267" w:author="Vikram Agarwal" w:date="2019-12-28T11:49:00Z">
        <w:r w:rsidR="00FB57CA">
          <w:t>, the</w:t>
        </w:r>
      </w:ins>
      <w:r w:rsidR="00C03347" w:rsidRPr="0056032C">
        <w:t xml:space="preserve"> assignment file shown above, and the experiment.csv file. There is some flexibility provided for the user at this stage outlined in </w:t>
      </w:r>
      <w:r w:rsidR="00C03347" w:rsidRPr="0056032C">
        <w:rPr>
          <w:b/>
        </w:rPr>
        <w:t xml:space="preserve">Table </w:t>
      </w:r>
      <w:r w:rsidR="00C3366A" w:rsidRPr="0056032C">
        <w:rPr>
          <w:b/>
        </w:rPr>
        <w:t>3</w:t>
      </w:r>
      <w:r w:rsidR="00C03347" w:rsidRPr="0056032C">
        <w:t>. Below is an example of the minimal command. If a HPC cluster is available with a queuing system such as SGE is available, we recommend submitting this command to the queue.</w:t>
      </w:r>
    </w:p>
    <w:p w14:paraId="2BCF8C70" w14:textId="77777777" w:rsidR="00357E55" w:rsidRPr="006F2785" w:rsidRDefault="00357E55">
      <w:pPr>
        <w:rPr>
          <w:rFonts w:ascii="Consolas" w:hAnsi="Consolas" w:cs="Consolas"/>
          <w:sz w:val="20"/>
          <w:szCs w:val="20"/>
          <w:highlight w:val="lightGray"/>
        </w:rPr>
      </w:pPr>
      <w:r w:rsidRPr="0056032C">
        <w:tab/>
      </w:r>
      <w:proofErr w:type="spellStart"/>
      <w:r w:rsidRPr="006F2785">
        <w:rPr>
          <w:rFonts w:ascii="Consolas" w:eastAsia="Consolas" w:hAnsi="Consolas" w:cs="Consolas"/>
          <w:sz w:val="20"/>
          <w:szCs w:val="20"/>
          <w:highlight w:val="lightGray"/>
          <w:shd w:val="clear" w:color="auto" w:fill="F3F3F3"/>
        </w:rPr>
        <w:t>conda</w:t>
      </w:r>
      <w:proofErr w:type="spellEnd"/>
      <w:r w:rsidRPr="006F2785">
        <w:rPr>
          <w:rFonts w:ascii="Consolas" w:eastAsia="Consolas" w:hAnsi="Consolas" w:cs="Consolas"/>
          <w:sz w:val="20"/>
          <w:szCs w:val="20"/>
          <w:highlight w:val="lightGray"/>
          <w:shd w:val="clear" w:color="auto" w:fill="F3F3F3"/>
        </w:rPr>
        <w:t xml:space="preserve"> activate </w:t>
      </w:r>
      <w:proofErr w:type="spellStart"/>
      <w:r w:rsidRPr="006F2785">
        <w:rPr>
          <w:rFonts w:ascii="Consolas" w:eastAsia="Consolas" w:hAnsi="Consolas" w:cs="Consolas"/>
          <w:sz w:val="20"/>
          <w:szCs w:val="20"/>
          <w:highlight w:val="lightGray"/>
          <w:shd w:val="clear" w:color="auto" w:fill="F3F3F3"/>
        </w:rPr>
        <w:t>MPRAflow</w:t>
      </w:r>
      <w:proofErr w:type="spellEnd"/>
      <w:r w:rsidRPr="006F2785">
        <w:rPr>
          <w:rFonts w:ascii="Consolas" w:hAnsi="Consolas" w:cs="Consolas"/>
          <w:sz w:val="20"/>
          <w:szCs w:val="20"/>
          <w:highlight w:val="lightGray"/>
        </w:rPr>
        <w:t xml:space="preserve"> </w:t>
      </w:r>
    </w:p>
    <w:p w14:paraId="73B73D8E" w14:textId="77777777" w:rsidR="00C03347" w:rsidRPr="006F2785" w:rsidRDefault="00357E55">
      <w:pPr>
        <w:rPr>
          <w:rFonts w:ascii="Consolas" w:hAnsi="Consolas" w:cs="Consolas"/>
          <w:sz w:val="20"/>
          <w:szCs w:val="20"/>
        </w:rPr>
      </w:pPr>
      <w:r w:rsidRPr="006F2785">
        <w:rPr>
          <w:rFonts w:ascii="Consolas" w:hAnsi="Consolas" w:cs="Consolas"/>
          <w:sz w:val="20"/>
          <w:szCs w:val="20"/>
          <w:highlight w:val="lightGray"/>
        </w:rPr>
        <w:tab/>
      </w:r>
      <w:proofErr w:type="spellStart"/>
      <w:r w:rsidRPr="006F2785">
        <w:rPr>
          <w:rFonts w:ascii="Consolas" w:hAnsi="Consolas" w:cs="Consolas"/>
          <w:sz w:val="20"/>
          <w:szCs w:val="20"/>
          <w:highlight w:val="lightGray"/>
        </w:rPr>
        <w:t>conda</w:t>
      </w:r>
      <w:proofErr w:type="spellEnd"/>
      <w:r w:rsidRPr="006F2785">
        <w:rPr>
          <w:rFonts w:ascii="Consolas" w:hAnsi="Consolas" w:cs="Consolas"/>
          <w:sz w:val="20"/>
          <w:szCs w:val="20"/>
          <w:highlight w:val="lightGray"/>
        </w:rPr>
        <w:t xml:space="preserve"> run saturationMutagenesis.nf –</w:t>
      </w:r>
      <w:proofErr w:type="spellStart"/>
      <w:r w:rsidRPr="006F2785">
        <w:rPr>
          <w:rFonts w:ascii="Consolas" w:hAnsi="Consolas" w:cs="Consolas"/>
          <w:sz w:val="20"/>
          <w:szCs w:val="20"/>
          <w:highlight w:val="lightGray"/>
        </w:rPr>
        <w:t>dir</w:t>
      </w:r>
      <w:proofErr w:type="spellEnd"/>
      <w:r w:rsidRPr="006F2785">
        <w:rPr>
          <w:rFonts w:ascii="Consolas" w:hAnsi="Consolas" w:cs="Consolas"/>
          <w:sz w:val="20"/>
          <w:szCs w:val="20"/>
          <w:highlight w:val="lightGray"/>
        </w:rPr>
        <w:t xml:space="preserve"> “</w:t>
      </w:r>
      <w:proofErr w:type="spellStart"/>
      <w:r w:rsidRPr="006F2785">
        <w:rPr>
          <w:rFonts w:ascii="Consolas" w:hAnsi="Consolas" w:cs="Consolas"/>
          <w:sz w:val="20"/>
          <w:szCs w:val="20"/>
          <w:highlight w:val="lightGray"/>
        </w:rPr>
        <w:t>count_table_directory</w:t>
      </w:r>
      <w:proofErr w:type="spellEnd"/>
      <w:r w:rsidRPr="006F2785">
        <w:rPr>
          <w:rFonts w:ascii="Consolas" w:hAnsi="Consolas" w:cs="Consolas"/>
          <w:sz w:val="20"/>
          <w:szCs w:val="20"/>
          <w:highlight w:val="lightGray"/>
        </w:rPr>
        <w:t>” –assignment “var_assign.txt” –e “experiment.csv”</w:t>
      </w:r>
    </w:p>
    <w:p w14:paraId="3310C721" w14:textId="77777777" w:rsidR="00C03347" w:rsidRPr="0056032C" w:rsidRDefault="00C03347"/>
    <w:p w14:paraId="7AD61829" w14:textId="757DDE77" w:rsidR="00C03347" w:rsidRDefault="00C03347">
      <w:r>
        <w:rPr>
          <w:noProof/>
        </w:rPr>
        <w:drawing>
          <wp:inline distT="0" distB="0" distL="0" distR="0" wp14:anchorId="0B2EF9D1" wp14:editId="4D26D063">
            <wp:extent cx="6858000" cy="1660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20 at 5.43.36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1660525"/>
                    </a:xfrm>
                    <a:prstGeom prst="rect">
                      <a:avLst/>
                    </a:prstGeom>
                  </pic:spPr>
                </pic:pic>
              </a:graphicData>
            </a:graphic>
          </wp:inline>
        </w:drawing>
      </w:r>
    </w:p>
    <w:p w14:paraId="75A81BE0" w14:textId="450A954D" w:rsidR="00C03347" w:rsidRDefault="00C03347" w:rsidP="00C03347">
      <w:pPr>
        <w:widowControl w:val="0"/>
      </w:pPr>
      <w:r>
        <w:rPr>
          <w:b/>
        </w:rPr>
        <w:t>Table 3 |</w:t>
      </w:r>
      <w:r>
        <w:t xml:space="preserve"> </w:t>
      </w:r>
      <w:r>
        <w:rPr>
          <w:b/>
        </w:rPr>
        <w:t>Saturation Mutagenesis utility options.</w:t>
      </w:r>
      <w:r>
        <w:t xml:space="preserve"> Blue rows are mandatory and orange are optional.</w:t>
      </w:r>
    </w:p>
    <w:p w14:paraId="00000350" w14:textId="77777777" w:rsidR="00603B99" w:rsidRDefault="00790ABA">
      <w:pPr>
        <w:widowControl w:val="0"/>
        <w:rPr>
          <w:b/>
        </w:rPr>
      </w:pPr>
      <w:r>
        <w:rPr>
          <w:b/>
        </w:rPr>
        <w:t>Troubleshooting</w:t>
      </w:r>
    </w:p>
    <w:p w14:paraId="00000351" w14:textId="77777777" w:rsidR="00603B99" w:rsidRDefault="00603B99">
      <w:pPr>
        <w:widowControl w:val="0"/>
      </w:pPr>
    </w:p>
    <w:p w14:paraId="00000352" w14:textId="77777777" w:rsidR="00603B99" w:rsidRDefault="00790ABA">
      <w:pPr>
        <w:rPr>
          <w:b/>
        </w:rPr>
      </w:pPr>
      <w:r>
        <w:rPr>
          <w:b/>
        </w:rPr>
        <w:t xml:space="preserve">Table </w:t>
      </w:r>
      <w:sdt>
        <w:sdtPr>
          <w:tag w:val="goog_rdk_36"/>
          <w:id w:val="438193227"/>
        </w:sdtPr>
        <w:sdtContent/>
      </w:sdt>
      <w:r>
        <w:rPr>
          <w:b/>
        </w:rPr>
        <w:t>3 | Troubleshooting.</w:t>
      </w:r>
    </w:p>
    <w:tbl>
      <w:tblPr>
        <w:tblStyle w:val="aff8"/>
        <w:tblW w:w="10785" w:type="dxa"/>
        <w:tblBorders>
          <w:top w:val="nil"/>
          <w:left w:val="nil"/>
          <w:bottom w:val="nil"/>
          <w:right w:val="nil"/>
          <w:insideH w:val="nil"/>
          <w:insideV w:val="nil"/>
        </w:tblBorders>
        <w:tblLayout w:type="fixed"/>
        <w:tblLook w:val="0600" w:firstRow="0" w:lastRow="0" w:firstColumn="0" w:lastColumn="0" w:noHBand="1" w:noVBand="1"/>
      </w:tblPr>
      <w:tblGrid>
        <w:gridCol w:w="1545"/>
        <w:gridCol w:w="2100"/>
        <w:gridCol w:w="2805"/>
        <w:gridCol w:w="4335"/>
      </w:tblGrid>
      <w:tr w:rsidR="00603B99" w14:paraId="77B30208" w14:textId="77777777">
        <w:trPr>
          <w:trHeight w:val="42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3" w14:textId="77777777" w:rsidR="00603B99" w:rsidRDefault="00790ABA">
            <w:pPr>
              <w:rPr>
                <w:rFonts w:ascii="Arial" w:eastAsia="Arial" w:hAnsi="Arial" w:cs="Arial"/>
              </w:rPr>
            </w:pPr>
            <w:r>
              <w:rPr>
                <w:rFonts w:ascii="Arial" w:eastAsia="Arial" w:hAnsi="Arial" w:cs="Arial"/>
              </w:rPr>
              <w:t>Step</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54" w14:textId="77777777" w:rsidR="00603B99" w:rsidRDefault="00790ABA">
            <w:pPr>
              <w:rPr>
                <w:rFonts w:ascii="Arial" w:eastAsia="Arial" w:hAnsi="Arial" w:cs="Arial"/>
              </w:rPr>
            </w:pPr>
            <w:r>
              <w:rPr>
                <w:rFonts w:ascii="Arial" w:eastAsia="Arial" w:hAnsi="Arial" w:cs="Arial"/>
              </w:rPr>
              <w:t>Problem</w:t>
            </w:r>
          </w:p>
        </w:tc>
        <w:tc>
          <w:tcPr>
            <w:tcW w:w="28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55" w14:textId="77777777" w:rsidR="00603B99" w:rsidRDefault="00790ABA">
            <w:pPr>
              <w:rPr>
                <w:rFonts w:ascii="Arial" w:eastAsia="Arial" w:hAnsi="Arial" w:cs="Arial"/>
              </w:rPr>
            </w:pPr>
            <w:r>
              <w:rPr>
                <w:rFonts w:ascii="Arial" w:eastAsia="Arial" w:hAnsi="Arial" w:cs="Arial"/>
              </w:rPr>
              <w:t>Possible reason</w:t>
            </w:r>
          </w:p>
        </w:tc>
        <w:tc>
          <w:tcPr>
            <w:tcW w:w="4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56" w14:textId="77777777" w:rsidR="00603B99" w:rsidRDefault="00790ABA">
            <w:pPr>
              <w:rPr>
                <w:rFonts w:ascii="Arial" w:eastAsia="Arial" w:hAnsi="Arial" w:cs="Arial"/>
              </w:rPr>
            </w:pPr>
            <w:r>
              <w:rPr>
                <w:rFonts w:ascii="Arial" w:eastAsia="Arial" w:hAnsi="Arial" w:cs="Arial"/>
              </w:rPr>
              <w:t>Solution</w:t>
            </w:r>
          </w:p>
        </w:tc>
      </w:tr>
      <w:tr w:rsidR="00603B99" w14:paraId="2961F175" w14:textId="77777777">
        <w:trPr>
          <w:trHeight w:val="30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57" w14:textId="77777777" w:rsidR="00603B99" w:rsidRDefault="00790ABA">
            <w:pPr>
              <w:rPr>
                <w:rFonts w:ascii="Arial" w:eastAsia="Arial" w:hAnsi="Arial" w:cs="Arial"/>
              </w:rPr>
            </w:pPr>
            <w:r>
              <w:rPr>
                <w:rFonts w:ascii="Arial" w:eastAsia="Arial" w:hAnsi="Arial" w:cs="Arial"/>
              </w:rPr>
              <w:t>Box1, step5</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00000358" w14:textId="77777777" w:rsidR="00603B99" w:rsidRDefault="00790ABA">
            <w:pPr>
              <w:rPr>
                <w:rFonts w:ascii="Arial" w:eastAsia="Arial" w:hAnsi="Arial" w:cs="Arial"/>
              </w:rPr>
            </w:pPr>
            <w:r>
              <w:rPr>
                <w:rFonts w:ascii="Arial" w:eastAsia="Arial" w:hAnsi="Arial" w:cs="Arial"/>
              </w:rPr>
              <w:t>Low infection efficiency</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00000359" w14:textId="77777777" w:rsidR="00603B99" w:rsidRDefault="00790ABA">
            <w:pPr>
              <w:rPr>
                <w:rFonts w:ascii="Arial" w:eastAsia="Arial" w:hAnsi="Arial" w:cs="Arial"/>
              </w:rPr>
            </w:pPr>
            <w:r>
              <w:rPr>
                <w:rFonts w:ascii="Arial" w:eastAsia="Arial" w:hAnsi="Arial" w:cs="Arial"/>
              </w:rPr>
              <w:t>Polybrene concentration may not be appropriate</w:t>
            </w:r>
          </w:p>
        </w:tc>
        <w:tc>
          <w:tcPr>
            <w:tcW w:w="4335" w:type="dxa"/>
            <w:tcBorders>
              <w:top w:val="nil"/>
              <w:left w:val="nil"/>
              <w:bottom w:val="single" w:sz="8" w:space="0" w:color="000000"/>
              <w:right w:val="single" w:sz="8" w:space="0" w:color="000000"/>
            </w:tcBorders>
            <w:tcMar>
              <w:top w:w="100" w:type="dxa"/>
              <w:left w:w="100" w:type="dxa"/>
              <w:bottom w:w="100" w:type="dxa"/>
              <w:right w:w="100" w:type="dxa"/>
            </w:tcMar>
          </w:tcPr>
          <w:p w14:paraId="0000035A" w14:textId="77777777" w:rsidR="00603B99" w:rsidRDefault="00790ABA">
            <w:pPr>
              <w:rPr>
                <w:rFonts w:ascii="Arial" w:eastAsia="Arial" w:hAnsi="Arial" w:cs="Arial"/>
              </w:rPr>
            </w:pPr>
            <w:r>
              <w:rPr>
                <w:rFonts w:ascii="Arial" w:eastAsia="Arial" w:hAnsi="Arial" w:cs="Arial"/>
              </w:rPr>
              <w:t xml:space="preserve">Optimization of polybrene concentration may be required. Seed cells in a 24-well plate and infect control virus along with different amount of polybrene (e.g. 0, 2, 4, 8, 16, 32 </w:t>
            </w:r>
            <w:proofErr w:type="spellStart"/>
            <w:r>
              <w:rPr>
                <w:rFonts w:ascii="Arial" w:eastAsia="Arial" w:hAnsi="Arial" w:cs="Arial"/>
              </w:rPr>
              <w:t>μg</w:t>
            </w:r>
            <w:proofErr w:type="spellEnd"/>
            <w:r>
              <w:rPr>
                <w:rFonts w:ascii="Arial" w:eastAsia="Arial" w:hAnsi="Arial" w:cs="Arial"/>
              </w:rPr>
              <w:t xml:space="preserve">/mL at a final concentration), and observe cell death and GFP expression. In our experience, 8 </w:t>
            </w:r>
            <w:proofErr w:type="spellStart"/>
            <w:r>
              <w:rPr>
                <w:rFonts w:ascii="Arial" w:eastAsia="Arial" w:hAnsi="Arial" w:cs="Arial"/>
              </w:rPr>
              <w:t>μg</w:t>
            </w:r>
            <w:proofErr w:type="spellEnd"/>
            <w:r>
              <w:rPr>
                <w:rFonts w:ascii="Arial" w:eastAsia="Arial" w:hAnsi="Arial" w:cs="Arial"/>
              </w:rPr>
              <w:t xml:space="preserve">/mL works good for most cell types including HepG2, K562, H1 </w:t>
            </w:r>
            <w:proofErr w:type="spellStart"/>
            <w:r>
              <w:rPr>
                <w:rFonts w:ascii="Arial" w:eastAsia="Arial" w:hAnsi="Arial" w:cs="Arial"/>
              </w:rPr>
              <w:t>hESCs</w:t>
            </w:r>
            <w:proofErr w:type="spellEnd"/>
            <w:r>
              <w:rPr>
                <w:rFonts w:ascii="Arial" w:eastAsia="Arial" w:hAnsi="Arial" w:cs="Arial"/>
              </w:rPr>
              <w:t>, and WTC11 iPSCs. Polybrene kills neural cell types, including neural progenitors and should be avoided when using those cells.</w:t>
            </w:r>
          </w:p>
        </w:tc>
      </w:tr>
      <w:tr w:rsidR="00603B99" w14:paraId="2D78D56B" w14:textId="77777777">
        <w:trPr>
          <w:trHeight w:val="138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5B" w14:textId="77777777" w:rsidR="00603B99" w:rsidRDefault="00790ABA">
            <w:pPr>
              <w:rPr>
                <w:rFonts w:ascii="Arial" w:eastAsia="Arial" w:hAnsi="Arial" w:cs="Arial"/>
              </w:rPr>
            </w:pPr>
            <w:r>
              <w:rPr>
                <w:rFonts w:ascii="Arial" w:eastAsia="Arial" w:hAnsi="Arial" w:cs="Arial"/>
              </w:rPr>
              <w:t>Step 29</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0000035C" w14:textId="77777777" w:rsidR="00603B99" w:rsidRDefault="00790ABA">
            <w:pPr>
              <w:rPr>
                <w:rFonts w:ascii="Arial" w:eastAsia="Arial" w:hAnsi="Arial" w:cs="Arial"/>
              </w:rPr>
            </w:pPr>
            <w:r>
              <w:rPr>
                <w:rFonts w:ascii="Arial" w:eastAsia="Arial" w:hAnsi="Arial" w:cs="Arial"/>
              </w:rPr>
              <w:t>Low DNA yield. At least 250 ng insert DNA is required for the recombination reaction.</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0000035D" w14:textId="77777777" w:rsidR="00603B99" w:rsidRDefault="00790ABA">
            <w:pPr>
              <w:rPr>
                <w:rFonts w:ascii="Arial" w:eastAsia="Arial" w:hAnsi="Arial" w:cs="Arial"/>
              </w:rPr>
            </w:pPr>
            <w:r>
              <w:rPr>
                <w:rFonts w:ascii="Arial" w:eastAsia="Arial" w:hAnsi="Arial" w:cs="Arial"/>
              </w:rPr>
              <w:t>DNA amplification was not enough. DNA loss during gel extraction.</w:t>
            </w:r>
          </w:p>
        </w:tc>
        <w:tc>
          <w:tcPr>
            <w:tcW w:w="4335" w:type="dxa"/>
            <w:tcBorders>
              <w:top w:val="nil"/>
              <w:left w:val="nil"/>
              <w:bottom w:val="single" w:sz="8" w:space="0" w:color="000000"/>
              <w:right w:val="single" w:sz="8" w:space="0" w:color="000000"/>
            </w:tcBorders>
            <w:tcMar>
              <w:top w:w="100" w:type="dxa"/>
              <w:left w:w="100" w:type="dxa"/>
              <w:bottom w:w="100" w:type="dxa"/>
              <w:right w:w="100" w:type="dxa"/>
            </w:tcMar>
          </w:tcPr>
          <w:p w14:paraId="0000035E" w14:textId="77777777" w:rsidR="00603B99" w:rsidRDefault="00790ABA">
            <w:pPr>
              <w:rPr>
                <w:rFonts w:ascii="Arial" w:eastAsia="Arial" w:hAnsi="Arial" w:cs="Arial"/>
              </w:rPr>
            </w:pPr>
            <w:r>
              <w:rPr>
                <w:rFonts w:ascii="Arial" w:eastAsia="Arial" w:hAnsi="Arial" w:cs="Arial"/>
              </w:rPr>
              <w:t>Multiply the PCR reaction or increase the number of cycles of the second round PCR up to 15 cycles. More cycles (&gt;15 cycles) can decrease the library complexity.</w:t>
            </w:r>
          </w:p>
        </w:tc>
      </w:tr>
      <w:tr w:rsidR="00603B99" w14:paraId="0FA04164" w14:textId="77777777">
        <w:trPr>
          <w:trHeight w:val="6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5F" w14:textId="77777777" w:rsidR="00603B99" w:rsidRDefault="00790ABA">
            <w:pPr>
              <w:rPr>
                <w:rFonts w:ascii="Arial" w:eastAsia="Arial" w:hAnsi="Arial" w:cs="Arial"/>
              </w:rPr>
            </w:pPr>
            <w:r>
              <w:rPr>
                <w:rFonts w:ascii="Arial" w:eastAsia="Arial" w:hAnsi="Arial" w:cs="Arial"/>
              </w:rPr>
              <w:t>Step 37</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00000360" w14:textId="77777777" w:rsidR="00603B99" w:rsidRDefault="00790ABA">
            <w:pPr>
              <w:rPr>
                <w:rFonts w:ascii="Arial" w:eastAsia="Arial" w:hAnsi="Arial" w:cs="Arial"/>
              </w:rPr>
            </w:pPr>
            <w:r>
              <w:rPr>
                <w:rFonts w:ascii="Arial" w:eastAsia="Arial" w:hAnsi="Arial" w:cs="Arial"/>
              </w:rPr>
              <w:t>Uncut vector DNA appear on the gel.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00000361" w14:textId="77777777" w:rsidR="00603B99" w:rsidRDefault="00790ABA">
            <w:pPr>
              <w:rPr>
                <w:rFonts w:ascii="Arial" w:eastAsia="Arial" w:hAnsi="Arial" w:cs="Arial"/>
              </w:rPr>
            </w:pPr>
            <w:r>
              <w:rPr>
                <w:rFonts w:ascii="Arial" w:eastAsia="Arial" w:hAnsi="Arial" w:cs="Arial"/>
              </w:rPr>
              <w:t>Insufficient restriction enzyme reaction.</w:t>
            </w:r>
          </w:p>
        </w:tc>
        <w:tc>
          <w:tcPr>
            <w:tcW w:w="4335" w:type="dxa"/>
            <w:tcBorders>
              <w:top w:val="nil"/>
              <w:left w:val="nil"/>
              <w:bottom w:val="single" w:sz="8" w:space="0" w:color="000000"/>
              <w:right w:val="single" w:sz="8" w:space="0" w:color="000000"/>
            </w:tcBorders>
            <w:tcMar>
              <w:top w:w="100" w:type="dxa"/>
              <w:left w:w="100" w:type="dxa"/>
              <w:bottom w:w="100" w:type="dxa"/>
              <w:right w:w="100" w:type="dxa"/>
            </w:tcMar>
          </w:tcPr>
          <w:p w14:paraId="00000362" w14:textId="77777777" w:rsidR="00603B99" w:rsidRDefault="00790ABA">
            <w:pPr>
              <w:rPr>
                <w:rFonts w:ascii="Arial" w:eastAsia="Arial" w:hAnsi="Arial" w:cs="Arial"/>
              </w:rPr>
            </w:pPr>
            <w:r>
              <w:rPr>
                <w:rFonts w:ascii="Arial" w:eastAsia="Arial" w:hAnsi="Arial" w:cs="Arial"/>
              </w:rPr>
              <w:t>Perform restriction digestion twice or three times (step 31-36).</w:t>
            </w:r>
          </w:p>
        </w:tc>
      </w:tr>
      <w:tr w:rsidR="00603B99" w14:paraId="11F952CD" w14:textId="77777777">
        <w:trPr>
          <w:trHeight w:val="18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63" w14:textId="77777777" w:rsidR="00603B99" w:rsidRDefault="00790ABA">
            <w:pPr>
              <w:rPr>
                <w:rFonts w:ascii="Arial" w:eastAsia="Arial" w:hAnsi="Arial" w:cs="Arial"/>
              </w:rPr>
            </w:pPr>
            <w:r>
              <w:rPr>
                <w:rFonts w:ascii="Arial" w:eastAsia="Arial" w:hAnsi="Arial" w:cs="Arial"/>
              </w:rPr>
              <w:t>Step 61</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00000364" w14:textId="77777777" w:rsidR="00603B99" w:rsidRDefault="00790ABA">
            <w:pPr>
              <w:rPr>
                <w:rFonts w:ascii="Arial" w:eastAsia="Arial" w:hAnsi="Arial" w:cs="Arial"/>
              </w:rPr>
            </w:pPr>
            <w:r>
              <w:rPr>
                <w:rFonts w:ascii="Arial" w:eastAsia="Arial" w:hAnsi="Arial" w:cs="Arial"/>
              </w:rPr>
              <w:t>Contamination of empty vectors.</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00000365" w14:textId="77777777" w:rsidR="00603B99" w:rsidRDefault="00790ABA">
            <w:pPr>
              <w:rPr>
                <w:rFonts w:ascii="Arial" w:eastAsia="Arial" w:hAnsi="Arial" w:cs="Arial"/>
              </w:rPr>
            </w:pPr>
            <w:r>
              <w:rPr>
                <w:rFonts w:ascii="Arial" w:eastAsia="Arial" w:hAnsi="Arial" w:cs="Arial"/>
              </w:rPr>
              <w:t>Vector linearization and/or I-</w:t>
            </w:r>
            <w:proofErr w:type="spellStart"/>
            <w:r>
              <w:rPr>
                <w:rFonts w:ascii="Arial" w:eastAsia="Arial" w:hAnsi="Arial" w:cs="Arial"/>
                <w:i/>
              </w:rPr>
              <w:t>Sce</w:t>
            </w:r>
            <w:r>
              <w:rPr>
                <w:rFonts w:ascii="Arial" w:eastAsia="Arial" w:hAnsi="Arial" w:cs="Arial"/>
              </w:rPr>
              <w:t>I</w:t>
            </w:r>
            <w:proofErr w:type="spellEnd"/>
            <w:r>
              <w:rPr>
                <w:rFonts w:ascii="Arial" w:eastAsia="Arial" w:hAnsi="Arial" w:cs="Arial"/>
              </w:rPr>
              <w:t xml:space="preserve"> digestion were not sufficient.</w:t>
            </w:r>
          </w:p>
        </w:tc>
        <w:tc>
          <w:tcPr>
            <w:tcW w:w="4335" w:type="dxa"/>
            <w:tcBorders>
              <w:top w:val="nil"/>
              <w:left w:val="nil"/>
              <w:bottom w:val="single" w:sz="8" w:space="0" w:color="000000"/>
              <w:right w:val="single" w:sz="8" w:space="0" w:color="000000"/>
            </w:tcBorders>
            <w:tcMar>
              <w:top w:w="100" w:type="dxa"/>
              <w:left w:w="100" w:type="dxa"/>
              <w:bottom w:w="100" w:type="dxa"/>
              <w:right w:w="100" w:type="dxa"/>
            </w:tcMar>
          </w:tcPr>
          <w:p w14:paraId="00000366" w14:textId="77777777" w:rsidR="00603B99" w:rsidRDefault="00790ABA">
            <w:pPr>
              <w:rPr>
                <w:rFonts w:ascii="Arial" w:eastAsia="Arial" w:hAnsi="Arial" w:cs="Arial"/>
              </w:rPr>
            </w:pPr>
            <w:r>
              <w:rPr>
                <w:rFonts w:ascii="Arial" w:eastAsia="Arial" w:hAnsi="Arial" w:cs="Arial"/>
              </w:rPr>
              <w:t>Lower rate (less than 10%, one or two out of 16 colonies) is acceptable. Proceed with the protocol. If higher rate, redo vector linearization with longer incubation time and make sure you have complete linearization using an agarose gel. Perform I-</w:t>
            </w:r>
            <w:proofErr w:type="spellStart"/>
            <w:r>
              <w:rPr>
                <w:rFonts w:ascii="Arial" w:eastAsia="Arial" w:hAnsi="Arial" w:cs="Arial"/>
                <w:i/>
              </w:rPr>
              <w:t>Sce</w:t>
            </w:r>
            <w:r>
              <w:rPr>
                <w:rFonts w:ascii="Arial" w:eastAsia="Arial" w:hAnsi="Arial" w:cs="Arial"/>
              </w:rPr>
              <w:t>I</w:t>
            </w:r>
            <w:proofErr w:type="spellEnd"/>
            <w:r>
              <w:rPr>
                <w:rFonts w:ascii="Arial" w:eastAsia="Arial" w:hAnsi="Arial" w:cs="Arial"/>
              </w:rPr>
              <w:t xml:space="preserve"> digestion with longer incubation time.</w:t>
            </w:r>
          </w:p>
        </w:tc>
      </w:tr>
      <w:tr w:rsidR="00603B99" w14:paraId="24EA422A" w14:textId="77777777">
        <w:trPr>
          <w:trHeight w:val="21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67" w14:textId="77777777" w:rsidR="00603B99" w:rsidRDefault="00790ABA">
            <w:pPr>
              <w:rPr>
                <w:rFonts w:ascii="Arial" w:eastAsia="Arial" w:hAnsi="Arial" w:cs="Arial"/>
              </w:rPr>
            </w:pPr>
            <w:r>
              <w:rPr>
                <w:rFonts w:ascii="Arial" w:eastAsia="Arial" w:hAnsi="Arial" w:cs="Arial"/>
              </w:rPr>
              <w:t>Step 61</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00000368" w14:textId="77777777" w:rsidR="00603B99" w:rsidRDefault="00790ABA">
            <w:pPr>
              <w:rPr>
                <w:rFonts w:ascii="Arial" w:eastAsia="Arial" w:hAnsi="Arial" w:cs="Arial"/>
              </w:rPr>
            </w:pPr>
            <w:r>
              <w:rPr>
                <w:rFonts w:ascii="Arial" w:eastAsia="Arial" w:hAnsi="Arial" w:cs="Arial"/>
              </w:rPr>
              <w:t>Mutation and indels observed in the plasmids.</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00000369" w14:textId="77777777" w:rsidR="00603B99" w:rsidRDefault="00790ABA">
            <w:pPr>
              <w:rPr>
                <w:rFonts w:ascii="Arial" w:eastAsia="Arial" w:hAnsi="Arial" w:cs="Arial"/>
              </w:rPr>
            </w:pPr>
            <w:r>
              <w:rPr>
                <w:rFonts w:ascii="Arial" w:eastAsia="Arial" w:hAnsi="Arial" w:cs="Arial"/>
              </w:rPr>
              <w:t>These can be derived from synthesis/PCR/sequencing errors.</w:t>
            </w:r>
          </w:p>
        </w:tc>
        <w:tc>
          <w:tcPr>
            <w:tcW w:w="4335" w:type="dxa"/>
            <w:tcBorders>
              <w:top w:val="nil"/>
              <w:left w:val="nil"/>
              <w:bottom w:val="single" w:sz="8" w:space="0" w:color="000000"/>
              <w:right w:val="single" w:sz="8" w:space="0" w:color="000000"/>
            </w:tcBorders>
            <w:tcMar>
              <w:top w:w="100" w:type="dxa"/>
              <w:left w:w="100" w:type="dxa"/>
              <w:bottom w:w="100" w:type="dxa"/>
              <w:right w:w="100" w:type="dxa"/>
            </w:tcMar>
          </w:tcPr>
          <w:p w14:paraId="0000036A" w14:textId="77777777" w:rsidR="00603B99" w:rsidRDefault="00790ABA">
            <w:pPr>
              <w:rPr>
                <w:rFonts w:ascii="Arial" w:eastAsia="Arial" w:hAnsi="Arial" w:cs="Arial"/>
              </w:rPr>
            </w:pPr>
            <w:r>
              <w:rPr>
                <w:rFonts w:ascii="Arial" w:eastAsia="Arial" w:hAnsi="Arial" w:cs="Arial"/>
              </w:rPr>
              <w:t>As these errors are insolvable. We usually observe &gt;50% of sequences contain mutations and/or deletions. Proceed with the protocol, and these erroneous sequences should be ruled out during the analysis step. Synthesis error rates might be improved by ordering oligos that are high-fidelity synthesized from the manufacturer.</w:t>
            </w:r>
          </w:p>
        </w:tc>
      </w:tr>
    </w:tbl>
    <w:p w14:paraId="0000036B" w14:textId="77777777" w:rsidR="00603B99" w:rsidRDefault="00790ABA">
      <w:r>
        <w:t xml:space="preserve"> </w:t>
      </w:r>
    </w:p>
    <w:p w14:paraId="0000036C" w14:textId="77777777" w:rsidR="00603B99" w:rsidRDefault="00603B99"/>
    <w:p w14:paraId="0000036D" w14:textId="77777777" w:rsidR="00603B99" w:rsidRDefault="00603B99"/>
    <w:p w14:paraId="0000036E" w14:textId="77777777" w:rsidR="00603B99" w:rsidRDefault="00603B99"/>
    <w:p w14:paraId="0000036F" w14:textId="77777777" w:rsidR="00603B99" w:rsidRDefault="00790ABA">
      <w:pPr>
        <w:rPr>
          <w:b/>
        </w:rPr>
      </w:pPr>
      <w:r>
        <w:rPr>
          <w:b/>
        </w:rPr>
        <w:lastRenderedPageBreak/>
        <w:t>Timing</w:t>
      </w:r>
    </w:p>
    <w:p w14:paraId="00000370" w14:textId="77777777" w:rsidR="00603B99" w:rsidRDefault="00603B99"/>
    <w:p w14:paraId="00000371" w14:textId="77777777" w:rsidR="00603B99" w:rsidRDefault="00790ABA">
      <w:r>
        <w:t>Box 1, Step 1-15, test infection: &gt;4 d cell culture and transfection plus 3 h hands-on time</w:t>
      </w:r>
    </w:p>
    <w:p w14:paraId="00000372" w14:textId="77777777" w:rsidR="00603B99" w:rsidRDefault="00790ABA">
      <w:r>
        <w:t>Steps 1–29, library amplification: 3 h</w:t>
      </w:r>
    </w:p>
    <w:p w14:paraId="00000373" w14:textId="77777777" w:rsidR="00603B99" w:rsidRDefault="00790ABA">
      <w:r>
        <w:t>Steps 30–37, vector linearization: 7 h - overnight</w:t>
      </w:r>
    </w:p>
    <w:p w14:paraId="00000374" w14:textId="77777777" w:rsidR="00603B99" w:rsidRDefault="00790ABA">
      <w:r>
        <w:t>Steps 38–61, recombination and electroporation: 5 h hands-on time plus two overnights for bacterial plate culture and suspension culture for mini prep</w:t>
      </w:r>
    </w:p>
    <w:p w14:paraId="00000375" w14:textId="77777777" w:rsidR="00603B99" w:rsidRDefault="00790ABA">
      <w:r>
        <w:t>Steps 62-70, colony count and plasmid library prep: 3 h</w:t>
      </w:r>
    </w:p>
    <w:p w14:paraId="00000376" w14:textId="77777777" w:rsidR="00603B99" w:rsidRDefault="00790ABA">
      <w:r>
        <w:t>Steps 71–83, sequencing for CRS-barcode association: 3 h hands-on time plus sequencing turnaround time</w:t>
      </w:r>
    </w:p>
    <w:p w14:paraId="00000377" w14:textId="77777777" w:rsidR="00603B99" w:rsidRDefault="00790ABA">
      <w:r>
        <w:t>Steps 84-103, lentivirus packaging: &gt;4 d cell culture and transfection plus &gt;5.5 h hands-on time</w:t>
      </w:r>
    </w:p>
    <w:p w14:paraId="00000378" w14:textId="77777777" w:rsidR="00603B99" w:rsidRDefault="00790ABA">
      <w:r>
        <w:t>Steps 104-106, lentivirus titration: &gt;4 d cell culture and transfection plus 3 h hands-on time</w:t>
      </w:r>
    </w:p>
    <w:p w14:paraId="00000379" w14:textId="77777777" w:rsidR="00603B99" w:rsidRDefault="00790ABA">
      <w:r>
        <w:t>Steps 107-121, lentivirus infection and DNA/RNA extraction: &gt;4 d cell culture and transfection plus &gt;3.5 h hands-on time</w:t>
      </w:r>
    </w:p>
    <w:p w14:paraId="0000037A" w14:textId="77777777" w:rsidR="00603B99" w:rsidRDefault="00790ABA">
      <w:r>
        <w:t>Steps 122-131, reverse transcription: 4 h</w:t>
      </w:r>
    </w:p>
    <w:p w14:paraId="0000037B" w14:textId="77777777" w:rsidR="00603B99" w:rsidRDefault="00790ABA">
      <w:r>
        <w:t>Steps 122-131, library prep and sequencing for RNA and DNA barcode count: 6 h</w:t>
      </w:r>
    </w:p>
    <w:p w14:paraId="0000037C" w14:textId="77777777" w:rsidR="00603B99" w:rsidRDefault="00790ABA">
      <w:r>
        <w:t>Steps 164-171, data processing: depends on read depth (</w:t>
      </w:r>
      <w:r>
        <w:rPr>
          <w:b/>
        </w:rPr>
        <w:t>Supplementary Fig. 2</w:t>
      </w:r>
      <w:r>
        <w:t>)</w:t>
      </w:r>
    </w:p>
    <w:p w14:paraId="0000037D" w14:textId="77777777" w:rsidR="00603B99" w:rsidRDefault="00603B99"/>
    <w:p w14:paraId="0000037E" w14:textId="77777777" w:rsidR="00603B99" w:rsidRDefault="00790ABA">
      <w:pPr>
        <w:rPr>
          <w:b/>
        </w:rPr>
      </w:pPr>
      <w:r>
        <w:rPr>
          <w:b/>
        </w:rPr>
        <w:t>Anticipated results</w:t>
      </w:r>
    </w:p>
    <w:p w14:paraId="0000037F" w14:textId="39E96655" w:rsidR="00603B99" w:rsidRDefault="00790ABA">
      <w:r>
        <w:t xml:space="preserve">The output of a </w:t>
      </w:r>
      <w:proofErr w:type="spellStart"/>
      <w:r>
        <w:t>lentiMPRA</w:t>
      </w:r>
      <w:proofErr w:type="spellEnd"/>
      <w:r>
        <w:t xml:space="preserve"> experiment will consist of two sets of data: association sequencing, and DNA/RNA sequencing. Success of association sequencing preparation can be assessed by the size of the band (~417</w:t>
      </w:r>
      <w:sdt>
        <w:sdtPr>
          <w:tag w:val="goog_rdk_37"/>
          <w:id w:val="-1812864162"/>
        </w:sdtPr>
        <w:sdtContent>
          <w:r>
            <w:t xml:space="preserve"> </w:t>
          </w:r>
        </w:sdtContent>
      </w:sdt>
      <w:r>
        <w:t xml:space="preserve">bp) observed during library preparation. The association sequencing should contain </w:t>
      </w:r>
      <w:del w:id="268" w:author="Vikram Agarwal" w:date="2019-12-28T11:49:00Z">
        <w:r w:rsidDel="00FB57CA">
          <w:delText xml:space="preserve">paired </w:delText>
        </w:r>
      </w:del>
      <w:ins w:id="269" w:author="Vikram Agarwal" w:date="2019-12-28T11:49:00Z">
        <w:r w:rsidR="00FB57CA">
          <w:t>paired</w:t>
        </w:r>
        <w:r w:rsidR="00FB57CA">
          <w:t>-</w:t>
        </w:r>
      </w:ins>
      <w:r>
        <w:t>end reads that cover the CRS (230</w:t>
      </w:r>
      <w:sdt>
        <w:sdtPr>
          <w:tag w:val="goog_rdk_38"/>
          <w:id w:val="-74748144"/>
        </w:sdtPr>
        <w:sdtContent>
          <w:r>
            <w:t xml:space="preserve"> </w:t>
          </w:r>
        </w:sdtContent>
      </w:sdt>
      <w:r>
        <w:t>bp) and an index read to cover the barcode (15</w:t>
      </w:r>
      <w:sdt>
        <w:sdtPr>
          <w:tag w:val="goog_rdk_39"/>
          <w:id w:val="36639884"/>
        </w:sdtPr>
        <w:sdtContent>
          <w:r>
            <w:t xml:space="preserve"> </w:t>
          </w:r>
        </w:sdtContent>
      </w:sdt>
      <w:r>
        <w:t xml:space="preserve">bp). The recommended sequencing depth will vary significantly with the complexity of the library being tested, but we generally suggest 10 reads per unique barcode expected. </w:t>
      </w:r>
      <w:proofErr w:type="spellStart"/>
      <w:r>
        <w:t>MPRAflow’s</w:t>
      </w:r>
      <w:proofErr w:type="spellEnd"/>
      <w:r>
        <w:t xml:space="preserve"> association utility should be run on this dataset to determine the number of barcodes per CRS (</w:t>
      </w:r>
      <w:r>
        <w:rPr>
          <w:b/>
        </w:rPr>
        <w:t>Fig. 2b</w:t>
      </w:r>
      <w:r>
        <w:t xml:space="preserve">). Generally, we aim for 50-200 barcodes per CRS, libraries with more than 600 barcodes per CRS should be cloned again since integration and sequencing will limit the coverage of the library and the sensitivity of the experiment. </w:t>
      </w:r>
    </w:p>
    <w:p w14:paraId="00000380" w14:textId="77777777" w:rsidR="00603B99" w:rsidRDefault="00603B99"/>
    <w:p w14:paraId="00000381" w14:textId="5F8FAC61" w:rsidR="00603B99" w:rsidRDefault="00790ABA">
      <w:r>
        <w:t xml:space="preserve">The quality of the preparation of the DNA and RNA sequencing library can be assessed by the size of the band (~156 bp). The sequencing results should contain </w:t>
      </w:r>
      <w:del w:id="270" w:author="Vikram Agarwal" w:date="2019-12-28T11:50:00Z">
        <w:r w:rsidDel="00FB57CA">
          <w:delText xml:space="preserve">paired </w:delText>
        </w:r>
      </w:del>
      <w:ins w:id="271" w:author="Vikram Agarwal" w:date="2019-12-28T11:50:00Z">
        <w:r w:rsidR="00FB57CA">
          <w:t>paired</w:t>
        </w:r>
        <w:r w:rsidR="00FB57CA">
          <w:t>-</w:t>
        </w:r>
      </w:ins>
      <w:r>
        <w:t>end reads that cover the barcode (15</w:t>
      </w:r>
      <w:sdt>
        <w:sdtPr>
          <w:tag w:val="goog_rdk_40"/>
          <w:id w:val="-1850409773"/>
        </w:sdtPr>
        <w:sdtContent>
          <w:r>
            <w:t xml:space="preserve"> </w:t>
          </w:r>
        </w:sdtContent>
      </w:sdt>
      <w:r>
        <w:t xml:space="preserve">bp) and an index read for a UMI (16 bp). These files should be demultiplexed and run through </w:t>
      </w:r>
      <w:proofErr w:type="spellStart"/>
      <w:r>
        <w:t>MPRAflow’s</w:t>
      </w:r>
      <w:proofErr w:type="spellEnd"/>
      <w:r>
        <w:t xml:space="preserve"> count utility. This will return normalized count tables for all experimental conditions and replicates tested as well as a final table of activity of each CRS normalized across replicates. A broad overview of activity can be seen by </w:t>
      </w:r>
      <w:del w:id="272" w:author="Vikram Agarwal" w:date="2019-12-28T11:50:00Z">
        <w:r w:rsidDel="00FB57CA">
          <w:delText xml:space="preserve">user </w:delText>
        </w:r>
      </w:del>
      <w:ins w:id="273" w:author="Vikram Agarwal" w:date="2019-12-28T11:50:00Z">
        <w:r w:rsidR="00FB57CA">
          <w:t>user</w:t>
        </w:r>
        <w:r w:rsidR="00FB57CA">
          <w:t>-</w:t>
        </w:r>
      </w:ins>
      <w:r>
        <w:t>defined categories (</w:t>
      </w:r>
      <w:r>
        <w:rPr>
          <w:b/>
        </w:rPr>
        <w:t>Fig. 3b-c</w:t>
      </w:r>
      <w:r>
        <w:t>), allowing for assessment of control sequences. Averaged observed barcodes per CRS can be checked through histograms to verify coverage of the barcodes (</w:t>
      </w:r>
      <w:r>
        <w:rPr>
          <w:b/>
        </w:rPr>
        <w:t>Fig. 3d</w:t>
      </w:r>
      <w:r>
        <w:t>). Additionally</w:t>
      </w:r>
      <w:ins w:id="274" w:author="Vikram Agarwal" w:date="2019-12-28T11:50:00Z">
        <w:r w:rsidR="00FB57CA">
          <w:t>,</w:t>
        </w:r>
      </w:ins>
      <w:r>
        <w:t xml:space="preserve"> </w:t>
      </w:r>
      <w:ins w:id="275" w:author="Vikram Agarwal" w:date="2019-12-28T11:51:00Z">
        <w:r w:rsidR="00FB57CA">
          <w:t xml:space="preserve">the </w:t>
        </w:r>
      </w:ins>
      <w:r>
        <w:t>correlation between technical replicates are shown for DNA count, RNA count</w:t>
      </w:r>
      <w:ins w:id="276" w:author="Vikram Agarwal" w:date="2019-12-28T11:50:00Z">
        <w:r w:rsidR="00FB57CA">
          <w:t>,</w:t>
        </w:r>
      </w:ins>
      <w:r>
        <w:t xml:space="preserve"> and log</w:t>
      </w:r>
      <w:r w:rsidRPr="00FB57CA">
        <w:rPr>
          <w:vertAlign w:val="subscript"/>
          <w:rPrChange w:id="277" w:author="Vikram Agarwal" w:date="2019-12-28T11:50:00Z">
            <w:rPr/>
          </w:rPrChange>
        </w:rPr>
        <w:t>2</w:t>
      </w:r>
      <w:r>
        <w:t xml:space="preserve">(RNA/DNA) </w:t>
      </w:r>
      <w:r>
        <w:rPr>
          <w:b/>
        </w:rPr>
        <w:t>(Fig. 3e</w:t>
      </w:r>
      <w:r>
        <w:t xml:space="preserve">). A successful experiment will allow the user to determine which CRSs increase transcriptional activity and which do not. To determine the active sequences, we can compare our test sequences with scrambled controls. These scrambled sequences provide a null distribution which can be used for robust statistical testing. </w:t>
      </w:r>
    </w:p>
    <w:p w14:paraId="00000382" w14:textId="77777777" w:rsidR="00603B99" w:rsidRDefault="00603B99"/>
    <w:p w14:paraId="00000383" w14:textId="77777777" w:rsidR="00603B99" w:rsidRDefault="00790ABA">
      <w:pPr>
        <w:rPr>
          <w:b/>
        </w:rPr>
      </w:pPr>
      <w:r>
        <w:rPr>
          <w:b/>
        </w:rPr>
        <w:t>Reporting Summary</w:t>
      </w:r>
    </w:p>
    <w:p w14:paraId="00000384" w14:textId="77777777" w:rsidR="00603B99" w:rsidRDefault="00790ABA">
      <w:r>
        <w:t>Further information on research design is available in the Nature Research Reporting Summary linked to this article.</w:t>
      </w:r>
    </w:p>
    <w:p w14:paraId="00000385" w14:textId="77777777" w:rsidR="00603B99" w:rsidRDefault="00603B99"/>
    <w:p w14:paraId="00000386" w14:textId="77777777" w:rsidR="00603B99" w:rsidRDefault="00790ABA">
      <w:pPr>
        <w:rPr>
          <w:b/>
        </w:rPr>
      </w:pPr>
      <w:r>
        <w:rPr>
          <w:b/>
        </w:rPr>
        <w:t>Data availability</w:t>
      </w:r>
    </w:p>
    <w:p w14:paraId="00000387" w14:textId="5B92C695" w:rsidR="00603B99" w:rsidRDefault="00790ABA">
      <w:r>
        <w:t xml:space="preserve">A </w:t>
      </w:r>
      <w:del w:id="278" w:author="Vikram Agarwal" w:date="2019-12-28T11:02:00Z">
        <w:r w:rsidDel="0003794E">
          <w:delText>5’</w:delText>
        </w:r>
      </w:del>
      <w:ins w:id="279" w:author="Vikram Agarwal" w:date="2019-12-28T11:02:00Z">
        <w:r w:rsidR="0003794E">
          <w:t>5′</w:t>
        </w:r>
      </w:ins>
      <w:r>
        <w:t xml:space="preserve"> </w:t>
      </w:r>
      <w:proofErr w:type="spellStart"/>
      <w:r>
        <w:t>lentiMPRA</w:t>
      </w:r>
      <w:proofErr w:type="spellEnd"/>
      <w:r>
        <w:t xml:space="preserve"> dataset conducted in HepG2 cells has been deposited into the NCBI Sequence Read Archive (SRA) under accession no. </w:t>
      </w:r>
      <w:sdt>
        <w:sdtPr>
          <w:tag w:val="goog_rdk_41"/>
          <w:id w:val="-1714499800"/>
        </w:sdtPr>
        <w:sdtContent>
          <w:commentRangeStart w:id="280"/>
        </w:sdtContent>
      </w:sdt>
      <w:commentRangeStart w:id="281"/>
      <w:r>
        <w:t>?????</w:t>
      </w:r>
      <w:commentRangeEnd w:id="280"/>
      <w:r>
        <w:commentReference w:id="280"/>
      </w:r>
      <w:r>
        <w:t>.</w:t>
      </w:r>
      <w:commentRangeEnd w:id="281"/>
      <w:r w:rsidR="00FB57CA">
        <w:rPr>
          <w:rStyle w:val="CommentReference"/>
          <w:rFonts w:ascii="Arial" w:eastAsiaTheme="minorEastAsia" w:hAnsi="Arial" w:cs="Arial"/>
          <w:lang w:val="en" w:eastAsia="ja-JP"/>
        </w:rPr>
        <w:commentReference w:id="281"/>
      </w:r>
    </w:p>
    <w:p w14:paraId="00000388" w14:textId="77777777" w:rsidR="00603B99" w:rsidRDefault="00603B99"/>
    <w:p w14:paraId="00000389" w14:textId="77777777" w:rsidR="00603B99" w:rsidRDefault="00790ABA">
      <w:pPr>
        <w:rPr>
          <w:b/>
        </w:rPr>
      </w:pPr>
      <w:r>
        <w:rPr>
          <w:b/>
        </w:rPr>
        <w:t>Code availability</w:t>
      </w:r>
    </w:p>
    <w:p w14:paraId="0000038A" w14:textId="77777777" w:rsidR="00603B99" w:rsidRDefault="00790ABA">
      <w:r>
        <w:t xml:space="preserve">The source code is freely available at </w:t>
      </w:r>
      <w:hyperlink r:id="rId23">
        <w:r>
          <w:t>https://github.com/shendurelab/MPRAflow</w:t>
        </w:r>
      </w:hyperlink>
      <w:sdt>
        <w:sdtPr>
          <w:tag w:val="goog_rdk_42"/>
          <w:id w:val="1768118597"/>
        </w:sdtPr>
        <w:sdtContent/>
      </w:sdt>
      <w:sdt>
        <w:sdtPr>
          <w:tag w:val="goog_rdk_43"/>
          <w:id w:val="-11452795"/>
        </w:sdtPr>
        <w:sdtContent/>
      </w:sdt>
      <w:r>
        <w:t xml:space="preserve">. </w:t>
      </w:r>
    </w:p>
    <w:p w14:paraId="0000038B" w14:textId="77777777" w:rsidR="00603B99" w:rsidRDefault="00603B99"/>
    <w:p w14:paraId="0000038C" w14:textId="77777777" w:rsidR="00603B99" w:rsidRDefault="00790ABA">
      <w:pPr>
        <w:rPr>
          <w:b/>
        </w:rPr>
      </w:pPr>
      <w:r>
        <w:rPr>
          <w:b/>
        </w:rPr>
        <w:t>Author contributions statements</w:t>
      </w:r>
    </w:p>
    <w:p w14:paraId="0000038D" w14:textId="1E0E8130" w:rsidR="00603B99" w:rsidRDefault="00DE63D0">
      <w:sdt>
        <w:sdtPr>
          <w:tag w:val="goog_rdk_44"/>
          <w:id w:val="1991447423"/>
        </w:sdtPr>
        <w:sdtContent/>
      </w:sdt>
      <w:r w:rsidR="00790ABA">
        <w:t xml:space="preserve">F.I. and B.M. developed </w:t>
      </w:r>
      <w:proofErr w:type="spellStart"/>
      <w:r w:rsidR="00790ABA">
        <w:t>lentiMPRA</w:t>
      </w:r>
      <w:proofErr w:type="spellEnd"/>
      <w:r w:rsidR="00790ABA">
        <w:t>,</w:t>
      </w:r>
      <w:r w:rsidR="00AA25E4">
        <w:t xml:space="preserve"> R.Z. assisted in developing </w:t>
      </w:r>
      <w:proofErr w:type="spellStart"/>
      <w:r w:rsidR="00AA25E4">
        <w:t>lentiMPRA</w:t>
      </w:r>
      <w:proofErr w:type="spellEnd"/>
      <w:r w:rsidR="00AA25E4">
        <w:t>,</w:t>
      </w:r>
      <w:r w:rsidR="00790ABA">
        <w:t xml:space="preserve"> G.G., M.S., V.A., S.W., S.F., J.Z.,</w:t>
      </w:r>
      <w:r w:rsidR="00AA25E4">
        <w:t xml:space="preserve"> </w:t>
      </w:r>
      <w:r w:rsidR="00790ABA">
        <w:t xml:space="preserve">T.A., A.K., I.G.S., N.Y., C.Y., K.S.P., M.K., J.S., N.A. assisted in developing </w:t>
      </w:r>
      <w:proofErr w:type="spellStart"/>
      <w:r w:rsidR="00790ABA">
        <w:t>MPRAflow</w:t>
      </w:r>
      <w:proofErr w:type="spellEnd"/>
      <w:ins w:id="282" w:author="Vikram Agarwal" w:date="2019-12-28T11:52:00Z">
        <w:r w:rsidR="00FB57CA">
          <w:t>,</w:t>
        </w:r>
      </w:ins>
      <w:r w:rsidR="00790ABA">
        <w:t xml:space="preserve"> and all authors contributed to writing the manuscript.</w:t>
      </w:r>
    </w:p>
    <w:p w14:paraId="0000038E" w14:textId="77777777" w:rsidR="00603B99" w:rsidRDefault="00603B99"/>
    <w:p w14:paraId="0000038F" w14:textId="77777777" w:rsidR="00603B99" w:rsidRDefault="00DE63D0">
      <w:pPr>
        <w:rPr>
          <w:b/>
        </w:rPr>
      </w:pPr>
      <w:sdt>
        <w:sdtPr>
          <w:tag w:val="goog_rdk_45"/>
          <w:id w:val="1984508925"/>
        </w:sdtPr>
        <w:sdtContent>
          <w:commentRangeStart w:id="283"/>
        </w:sdtContent>
      </w:sdt>
      <w:r w:rsidR="00790ABA">
        <w:rPr>
          <w:b/>
        </w:rPr>
        <w:t>Acknowledgments</w:t>
      </w:r>
      <w:commentRangeEnd w:id="283"/>
      <w:r w:rsidR="00790ABA">
        <w:commentReference w:id="283"/>
      </w:r>
    </w:p>
    <w:p w14:paraId="00000390" w14:textId="55A61057" w:rsidR="00603B99" w:rsidRDefault="00790ABA" w:rsidP="00E27E3B">
      <w:r>
        <w:t xml:space="preserve">This work was supported by the National Human Genome Research Institute grant number 1UM1HG009408 (N.A. and J.S.) and 1R21HG010065 and 1R21HG010683 (N.A.), </w:t>
      </w:r>
      <w:ins w:id="284" w:author="Vikram Agarwal" w:date="2019-12-28T11:58:00Z">
        <w:r w:rsidR="00E27E3B">
          <w:rPr>
            <w:color w:val="000000"/>
          </w:rPr>
          <w:t>NRSA NIH fellowship 5T32HL007093 (V.A.)</w:t>
        </w:r>
        <w:r w:rsidR="00E27E3B">
          <w:rPr>
            <w:color w:val="000000"/>
          </w:rPr>
          <w:t>,</w:t>
        </w:r>
        <w:r w:rsidR="00E27E3B">
          <w:t xml:space="preserve"> </w:t>
        </w:r>
      </w:ins>
      <w:r>
        <w:t>National Institute of Mental Health grant numbers 1R01MH109907 and 1U01MH116438 (N.A. and K.S.P.), and the Uehara Memorial Foundation (F.I.). J.S. is an investigator of the Howard Hughes Medical Institute.</w:t>
      </w:r>
    </w:p>
    <w:p w14:paraId="00000391" w14:textId="77777777" w:rsidR="00603B99" w:rsidRDefault="00603B99">
      <w:pPr>
        <w:rPr>
          <w:b/>
        </w:rPr>
      </w:pPr>
    </w:p>
    <w:p w14:paraId="00000392" w14:textId="77777777" w:rsidR="00603B99" w:rsidRDefault="00790ABA">
      <w:pPr>
        <w:rPr>
          <w:b/>
        </w:rPr>
      </w:pPr>
      <w:r>
        <w:rPr>
          <w:b/>
        </w:rPr>
        <w:t>Competing interests</w:t>
      </w:r>
    </w:p>
    <w:p w14:paraId="00000393" w14:textId="77777777" w:rsidR="00603B99" w:rsidRDefault="00790ABA">
      <w:r>
        <w:t>The authors declare no competing interests.</w:t>
      </w:r>
    </w:p>
    <w:p w14:paraId="00000394" w14:textId="77777777" w:rsidR="00603B99" w:rsidRDefault="00790ABA">
      <w:pPr>
        <w:rPr>
          <w:color w:val="0432FF"/>
        </w:rPr>
      </w:pPr>
      <w:r>
        <w:br w:type="page"/>
      </w:r>
    </w:p>
    <w:p w14:paraId="00000395" w14:textId="77777777" w:rsidR="00603B99" w:rsidRDefault="00603B99"/>
    <w:p w14:paraId="00000396" w14:textId="77777777" w:rsidR="00603B99" w:rsidRDefault="00790ABA">
      <w:pPr>
        <w:pBdr>
          <w:top w:val="nil"/>
          <w:left w:val="nil"/>
          <w:bottom w:val="nil"/>
          <w:right w:val="nil"/>
          <w:between w:val="nil"/>
        </w:pBdr>
        <w:rPr>
          <w:b/>
          <w:color w:val="000000"/>
        </w:rPr>
      </w:pPr>
      <w:r>
        <w:rPr>
          <w:b/>
          <w:color w:val="000000"/>
        </w:rPr>
        <w:t>REFERENCES</w:t>
      </w:r>
    </w:p>
    <w:p w14:paraId="00000397" w14:textId="77777777" w:rsidR="00603B99" w:rsidRDefault="00603B99">
      <w:pPr>
        <w:pBdr>
          <w:top w:val="nil"/>
          <w:left w:val="nil"/>
          <w:bottom w:val="nil"/>
          <w:right w:val="nil"/>
          <w:between w:val="nil"/>
        </w:pBdr>
        <w:ind w:left="720" w:hanging="720"/>
        <w:rPr>
          <w:color w:val="000000"/>
        </w:rPr>
      </w:pPr>
    </w:p>
    <w:p w14:paraId="00000398" w14:textId="77777777" w:rsidR="00603B99" w:rsidRDefault="00790ABA">
      <w:pPr>
        <w:pBdr>
          <w:top w:val="nil"/>
          <w:left w:val="nil"/>
          <w:bottom w:val="nil"/>
          <w:right w:val="nil"/>
          <w:between w:val="nil"/>
        </w:pBdr>
        <w:ind w:left="720" w:hanging="720"/>
        <w:rPr>
          <w:color w:val="000000"/>
        </w:rPr>
      </w:pPr>
      <w:r>
        <w:rPr>
          <w:rFonts w:eastAsia="Arial"/>
          <w:color w:val="000000"/>
        </w:rPr>
        <w:t>1</w:t>
      </w:r>
      <w:r>
        <w:rPr>
          <w:rFonts w:eastAsia="Arial"/>
          <w:color w:val="000000"/>
        </w:rPr>
        <w:tab/>
        <w:t xml:space="preserve">Chatterjee, S. &amp; Ahituv, N. Gene Regulatory Elements, Major Drivers of Human Disease. </w:t>
      </w:r>
      <w:proofErr w:type="spellStart"/>
      <w:r>
        <w:rPr>
          <w:rFonts w:eastAsia="Arial"/>
          <w:i/>
          <w:color w:val="000000"/>
        </w:rPr>
        <w:t>Annu</w:t>
      </w:r>
      <w:proofErr w:type="spellEnd"/>
      <w:r>
        <w:rPr>
          <w:rFonts w:eastAsia="Arial"/>
          <w:i/>
          <w:color w:val="000000"/>
        </w:rPr>
        <w:t xml:space="preserve"> Rev Genomics Hum Genet.</w:t>
      </w:r>
      <w:r>
        <w:rPr>
          <w:rFonts w:eastAsia="Arial"/>
          <w:color w:val="000000"/>
        </w:rPr>
        <w:t xml:space="preserve"> </w:t>
      </w:r>
      <w:r>
        <w:rPr>
          <w:rFonts w:eastAsia="Arial"/>
          <w:b/>
          <w:color w:val="000000"/>
        </w:rPr>
        <w:t>18:45-63.</w:t>
      </w:r>
      <w:r>
        <w:rPr>
          <w:rFonts w:eastAsia="Arial"/>
          <w:color w:val="000000"/>
        </w:rPr>
        <w:t xml:space="preserve">, 10.1146/annurev-genom-091416-035537. </w:t>
      </w:r>
      <w:proofErr w:type="spellStart"/>
      <w:r>
        <w:rPr>
          <w:rFonts w:eastAsia="Arial"/>
          <w:color w:val="000000"/>
        </w:rPr>
        <w:t>Epub</w:t>
      </w:r>
      <w:proofErr w:type="spellEnd"/>
      <w:r>
        <w:rPr>
          <w:rFonts w:eastAsia="Arial"/>
          <w:color w:val="000000"/>
        </w:rPr>
        <w:t xml:space="preserve"> 092017 Apr 091417. (2017).</w:t>
      </w:r>
    </w:p>
    <w:p w14:paraId="00000399" w14:textId="77777777" w:rsidR="00603B99" w:rsidRDefault="00790ABA">
      <w:pPr>
        <w:pBdr>
          <w:top w:val="nil"/>
          <w:left w:val="nil"/>
          <w:bottom w:val="nil"/>
          <w:right w:val="nil"/>
          <w:between w:val="nil"/>
        </w:pBdr>
        <w:ind w:left="720" w:hanging="720"/>
        <w:rPr>
          <w:color w:val="000000"/>
        </w:rPr>
      </w:pPr>
      <w:r>
        <w:rPr>
          <w:rFonts w:eastAsia="Arial"/>
          <w:color w:val="000000"/>
        </w:rPr>
        <w:t>2</w:t>
      </w:r>
      <w:r>
        <w:rPr>
          <w:rFonts w:eastAsia="Arial"/>
          <w:color w:val="000000"/>
        </w:rPr>
        <w:tab/>
      </w:r>
      <w:proofErr w:type="spellStart"/>
      <w:r>
        <w:rPr>
          <w:rFonts w:eastAsia="Arial"/>
          <w:color w:val="000000"/>
        </w:rPr>
        <w:t>Manolio</w:t>
      </w:r>
      <w:proofErr w:type="spellEnd"/>
      <w:r>
        <w:rPr>
          <w:rFonts w:eastAsia="Arial"/>
          <w:color w:val="000000"/>
        </w:rPr>
        <w:t>, T. A.</w:t>
      </w:r>
      <w:r>
        <w:rPr>
          <w:rFonts w:eastAsia="Arial"/>
          <w:i/>
          <w:color w:val="000000"/>
        </w:rPr>
        <w:t xml:space="preserve"> et al.</w:t>
      </w:r>
      <w:r>
        <w:rPr>
          <w:rFonts w:eastAsia="Arial"/>
          <w:color w:val="000000"/>
        </w:rPr>
        <w:t xml:space="preserve"> Finding the missing heritability of complex diseases. </w:t>
      </w:r>
      <w:r>
        <w:rPr>
          <w:rFonts w:eastAsia="Arial"/>
          <w:i/>
          <w:color w:val="000000"/>
        </w:rPr>
        <w:t>Nature.</w:t>
      </w:r>
      <w:r>
        <w:rPr>
          <w:rFonts w:eastAsia="Arial"/>
          <w:color w:val="000000"/>
        </w:rPr>
        <w:t xml:space="preserve"> </w:t>
      </w:r>
      <w:r>
        <w:rPr>
          <w:rFonts w:eastAsia="Arial"/>
          <w:b/>
          <w:color w:val="000000"/>
        </w:rPr>
        <w:t>461</w:t>
      </w:r>
      <w:r>
        <w:rPr>
          <w:rFonts w:eastAsia="Arial"/>
          <w:color w:val="000000"/>
        </w:rPr>
        <w:t xml:space="preserve">, 747-753. </w:t>
      </w:r>
      <w:proofErr w:type="spellStart"/>
      <w:r>
        <w:rPr>
          <w:rFonts w:eastAsia="Arial"/>
          <w:color w:val="000000"/>
        </w:rPr>
        <w:t>doi</w:t>
      </w:r>
      <w:proofErr w:type="spellEnd"/>
      <w:r>
        <w:rPr>
          <w:rFonts w:eastAsia="Arial"/>
          <w:color w:val="000000"/>
        </w:rPr>
        <w:t>: 710.1038/nature08494. (2009).</w:t>
      </w:r>
    </w:p>
    <w:p w14:paraId="0000039A" w14:textId="77777777" w:rsidR="00603B99" w:rsidRDefault="00790ABA">
      <w:pPr>
        <w:pBdr>
          <w:top w:val="nil"/>
          <w:left w:val="nil"/>
          <w:bottom w:val="nil"/>
          <w:right w:val="nil"/>
          <w:between w:val="nil"/>
        </w:pBdr>
        <w:ind w:left="720" w:hanging="720"/>
        <w:rPr>
          <w:color w:val="000000"/>
        </w:rPr>
      </w:pPr>
      <w:r>
        <w:rPr>
          <w:rFonts w:eastAsia="Arial"/>
          <w:color w:val="000000"/>
        </w:rPr>
        <w:t>3</w:t>
      </w:r>
      <w:r>
        <w:rPr>
          <w:rFonts w:eastAsia="Arial"/>
          <w:color w:val="000000"/>
        </w:rPr>
        <w:tab/>
      </w:r>
      <w:proofErr w:type="spellStart"/>
      <w:r>
        <w:rPr>
          <w:rFonts w:eastAsia="Arial"/>
          <w:color w:val="000000"/>
        </w:rPr>
        <w:t>Maurano</w:t>
      </w:r>
      <w:proofErr w:type="spellEnd"/>
      <w:r>
        <w:rPr>
          <w:rFonts w:eastAsia="Arial"/>
          <w:color w:val="000000"/>
        </w:rPr>
        <w:t>, M. T.</w:t>
      </w:r>
      <w:r>
        <w:rPr>
          <w:rFonts w:eastAsia="Arial"/>
          <w:i/>
          <w:color w:val="000000"/>
        </w:rPr>
        <w:t xml:space="preserve"> et al.</w:t>
      </w:r>
      <w:r>
        <w:rPr>
          <w:rFonts w:eastAsia="Arial"/>
          <w:color w:val="000000"/>
        </w:rPr>
        <w:t xml:space="preserve"> Systematic localization of common disease-associated variation in regulatory DNA. </w:t>
      </w:r>
      <w:r>
        <w:rPr>
          <w:rFonts w:eastAsia="Arial"/>
          <w:i/>
          <w:color w:val="000000"/>
        </w:rPr>
        <w:t>Science</w:t>
      </w:r>
      <w:r>
        <w:rPr>
          <w:rFonts w:eastAsia="Arial"/>
          <w:color w:val="000000"/>
        </w:rPr>
        <w:t xml:space="preserve"> </w:t>
      </w:r>
      <w:r>
        <w:rPr>
          <w:rFonts w:eastAsia="Arial"/>
          <w:b/>
          <w:color w:val="000000"/>
        </w:rPr>
        <w:t>337</w:t>
      </w:r>
      <w:r>
        <w:rPr>
          <w:rFonts w:eastAsia="Arial"/>
          <w:color w:val="000000"/>
        </w:rPr>
        <w:t>, 1190-1195 (2012).</w:t>
      </w:r>
    </w:p>
    <w:p w14:paraId="0000039B" w14:textId="77777777" w:rsidR="00603B99" w:rsidRDefault="00790ABA">
      <w:pPr>
        <w:pBdr>
          <w:top w:val="nil"/>
          <w:left w:val="nil"/>
          <w:bottom w:val="nil"/>
          <w:right w:val="nil"/>
          <w:between w:val="nil"/>
        </w:pBdr>
        <w:ind w:left="720" w:hanging="720"/>
        <w:rPr>
          <w:color w:val="000000"/>
        </w:rPr>
      </w:pPr>
      <w:r>
        <w:rPr>
          <w:rFonts w:eastAsia="Arial"/>
          <w:color w:val="000000"/>
        </w:rPr>
        <w:t>4</w:t>
      </w:r>
      <w:r>
        <w:rPr>
          <w:rFonts w:eastAsia="Arial"/>
          <w:color w:val="000000"/>
        </w:rPr>
        <w:tab/>
        <w:t xml:space="preserve">Carroll, S. B. Evolution at two levels: on genes and form. </w:t>
      </w:r>
      <w:proofErr w:type="spellStart"/>
      <w:r>
        <w:rPr>
          <w:rFonts w:eastAsia="Arial"/>
          <w:i/>
          <w:color w:val="000000"/>
        </w:rPr>
        <w:t>PLoS</w:t>
      </w:r>
      <w:proofErr w:type="spellEnd"/>
      <w:r>
        <w:rPr>
          <w:rFonts w:eastAsia="Arial"/>
          <w:i/>
          <w:color w:val="000000"/>
        </w:rPr>
        <w:t xml:space="preserve"> Biol.</w:t>
      </w:r>
      <w:r>
        <w:rPr>
          <w:rFonts w:eastAsia="Arial"/>
          <w:color w:val="000000"/>
        </w:rPr>
        <w:t xml:space="preserve"> </w:t>
      </w:r>
      <w:r>
        <w:rPr>
          <w:rFonts w:eastAsia="Arial"/>
          <w:b/>
          <w:color w:val="000000"/>
        </w:rPr>
        <w:t>3</w:t>
      </w:r>
      <w:r>
        <w:rPr>
          <w:rFonts w:eastAsia="Arial"/>
          <w:color w:val="000000"/>
        </w:rPr>
        <w:t>, e245. (2005).</w:t>
      </w:r>
    </w:p>
    <w:p w14:paraId="0000039C" w14:textId="77777777" w:rsidR="00603B99" w:rsidRDefault="00790ABA">
      <w:pPr>
        <w:pBdr>
          <w:top w:val="nil"/>
          <w:left w:val="nil"/>
          <w:bottom w:val="nil"/>
          <w:right w:val="nil"/>
          <w:between w:val="nil"/>
        </w:pBdr>
        <w:ind w:left="720" w:hanging="720"/>
        <w:rPr>
          <w:color w:val="000000"/>
        </w:rPr>
      </w:pPr>
      <w:r>
        <w:rPr>
          <w:rFonts w:eastAsia="Arial"/>
          <w:color w:val="000000"/>
        </w:rPr>
        <w:t>5</w:t>
      </w:r>
      <w:r>
        <w:rPr>
          <w:rFonts w:eastAsia="Arial"/>
          <w:color w:val="000000"/>
        </w:rPr>
        <w:tab/>
        <w:t xml:space="preserve">Johnson, D. S., Mortazavi, A., Myers, R. M. &amp; </w:t>
      </w:r>
      <w:proofErr w:type="spellStart"/>
      <w:r>
        <w:rPr>
          <w:rFonts w:eastAsia="Arial"/>
          <w:color w:val="000000"/>
        </w:rPr>
        <w:t>Wold</w:t>
      </w:r>
      <w:proofErr w:type="spellEnd"/>
      <w:r>
        <w:rPr>
          <w:rFonts w:eastAsia="Arial"/>
          <w:color w:val="000000"/>
        </w:rPr>
        <w:t xml:space="preserve">, B. Genome-wide mapping of in vivo protein-DNA interactions. </w:t>
      </w:r>
      <w:r>
        <w:rPr>
          <w:rFonts w:eastAsia="Arial"/>
          <w:i/>
          <w:color w:val="000000"/>
        </w:rPr>
        <w:t>Science.</w:t>
      </w:r>
      <w:r>
        <w:rPr>
          <w:rFonts w:eastAsia="Arial"/>
          <w:color w:val="000000"/>
        </w:rPr>
        <w:t xml:space="preserve"> </w:t>
      </w:r>
      <w:r>
        <w:rPr>
          <w:rFonts w:eastAsia="Arial"/>
          <w:b/>
          <w:color w:val="000000"/>
        </w:rPr>
        <w:t>316</w:t>
      </w:r>
      <w:r>
        <w:rPr>
          <w:rFonts w:eastAsia="Arial"/>
          <w:color w:val="000000"/>
        </w:rPr>
        <w:t>, 1497-1502. (2007).</w:t>
      </w:r>
    </w:p>
    <w:p w14:paraId="0000039D" w14:textId="77777777" w:rsidR="00603B99" w:rsidRDefault="00790ABA">
      <w:pPr>
        <w:pBdr>
          <w:top w:val="nil"/>
          <w:left w:val="nil"/>
          <w:bottom w:val="nil"/>
          <w:right w:val="nil"/>
          <w:between w:val="nil"/>
        </w:pBdr>
        <w:ind w:left="720" w:hanging="720"/>
        <w:rPr>
          <w:color w:val="000000"/>
        </w:rPr>
      </w:pPr>
      <w:bookmarkStart w:id="285" w:name="_heading=h.gjdgxs" w:colFirst="0" w:colLast="0"/>
      <w:bookmarkEnd w:id="285"/>
      <w:r>
        <w:rPr>
          <w:rFonts w:eastAsia="Arial"/>
          <w:color w:val="000000"/>
        </w:rPr>
        <w:t>6</w:t>
      </w:r>
      <w:r>
        <w:rPr>
          <w:rFonts w:eastAsia="Arial"/>
          <w:color w:val="000000"/>
        </w:rPr>
        <w:tab/>
      </w:r>
      <w:proofErr w:type="spellStart"/>
      <w:r>
        <w:rPr>
          <w:rFonts w:eastAsia="Arial"/>
          <w:color w:val="000000"/>
        </w:rPr>
        <w:t>Buenrostro</w:t>
      </w:r>
      <w:proofErr w:type="spellEnd"/>
      <w:r>
        <w:rPr>
          <w:rFonts w:eastAsia="Arial"/>
          <w:color w:val="000000"/>
        </w:rPr>
        <w:t xml:space="preserve">, J. D., </w:t>
      </w:r>
      <w:proofErr w:type="spellStart"/>
      <w:r>
        <w:rPr>
          <w:rFonts w:eastAsia="Arial"/>
          <w:color w:val="000000"/>
        </w:rPr>
        <w:t>Giresi</w:t>
      </w:r>
      <w:proofErr w:type="spellEnd"/>
      <w:r>
        <w:rPr>
          <w:rFonts w:eastAsia="Arial"/>
          <w:color w:val="000000"/>
        </w:rPr>
        <w:t xml:space="preserve">, P. G., </w:t>
      </w:r>
      <w:proofErr w:type="spellStart"/>
      <w:r>
        <w:rPr>
          <w:rFonts w:eastAsia="Arial"/>
          <w:color w:val="000000"/>
        </w:rPr>
        <w:t>Zaba</w:t>
      </w:r>
      <w:proofErr w:type="spellEnd"/>
      <w:r>
        <w:rPr>
          <w:rFonts w:eastAsia="Arial"/>
          <w:color w:val="000000"/>
        </w:rPr>
        <w:t xml:space="preserve">, L. C., Chang, H. Y. &amp; Greenleaf, W. J. Transposition of native chromatin for fast and sensitive epigenomic profiling of open chromatin, DNA-binding proteins and nucleosome position. </w:t>
      </w:r>
      <w:r>
        <w:rPr>
          <w:rFonts w:eastAsia="Arial"/>
          <w:i/>
          <w:color w:val="000000"/>
        </w:rPr>
        <w:t>Nat Methods</w:t>
      </w:r>
      <w:r>
        <w:rPr>
          <w:rFonts w:eastAsia="Arial"/>
          <w:color w:val="000000"/>
        </w:rPr>
        <w:t xml:space="preserve"> </w:t>
      </w:r>
      <w:r>
        <w:rPr>
          <w:rFonts w:eastAsia="Arial"/>
          <w:b/>
          <w:color w:val="000000"/>
        </w:rPr>
        <w:t>10</w:t>
      </w:r>
      <w:r>
        <w:rPr>
          <w:rFonts w:eastAsia="Arial"/>
          <w:color w:val="000000"/>
        </w:rPr>
        <w:t>, 1213-1218 (2013).</w:t>
      </w:r>
    </w:p>
    <w:p w14:paraId="0000039E" w14:textId="77777777" w:rsidR="00603B99" w:rsidRDefault="00790ABA">
      <w:pPr>
        <w:pBdr>
          <w:top w:val="nil"/>
          <w:left w:val="nil"/>
          <w:bottom w:val="nil"/>
          <w:right w:val="nil"/>
          <w:between w:val="nil"/>
        </w:pBdr>
        <w:ind w:left="720" w:hanging="720"/>
        <w:rPr>
          <w:color w:val="000000"/>
        </w:rPr>
      </w:pPr>
      <w:r>
        <w:rPr>
          <w:rFonts w:eastAsia="Arial"/>
          <w:color w:val="000000"/>
        </w:rPr>
        <w:t>7</w:t>
      </w:r>
      <w:r>
        <w:rPr>
          <w:rFonts w:eastAsia="Arial"/>
          <w:color w:val="000000"/>
        </w:rPr>
        <w:tab/>
        <w:t xml:space="preserve">Skene, P. J., Henikoff, J. G. &amp; Henikoff, S. Targeted in situ genome-wide profiling with high efficiency for low cell numbers. </w:t>
      </w:r>
      <w:r>
        <w:rPr>
          <w:rFonts w:eastAsia="Arial"/>
          <w:i/>
          <w:color w:val="000000"/>
        </w:rPr>
        <w:t xml:space="preserve">Nat </w:t>
      </w:r>
      <w:proofErr w:type="spellStart"/>
      <w:r>
        <w:rPr>
          <w:rFonts w:eastAsia="Arial"/>
          <w:i/>
          <w:color w:val="000000"/>
        </w:rPr>
        <w:t>Protoc</w:t>
      </w:r>
      <w:proofErr w:type="spellEnd"/>
      <w:r>
        <w:rPr>
          <w:rFonts w:eastAsia="Arial"/>
          <w:i/>
          <w:color w:val="000000"/>
        </w:rPr>
        <w:t>.</w:t>
      </w:r>
      <w:r>
        <w:rPr>
          <w:rFonts w:eastAsia="Arial"/>
          <w:color w:val="000000"/>
        </w:rPr>
        <w:t xml:space="preserve"> </w:t>
      </w:r>
      <w:r>
        <w:rPr>
          <w:rFonts w:eastAsia="Arial"/>
          <w:b/>
          <w:color w:val="000000"/>
        </w:rPr>
        <w:t>13</w:t>
      </w:r>
      <w:r>
        <w:rPr>
          <w:rFonts w:eastAsia="Arial"/>
          <w:color w:val="000000"/>
        </w:rPr>
        <w:t xml:space="preserve">, 1006-1019. </w:t>
      </w:r>
      <w:proofErr w:type="spellStart"/>
      <w:r>
        <w:rPr>
          <w:rFonts w:eastAsia="Arial"/>
          <w:color w:val="000000"/>
        </w:rPr>
        <w:t>doi</w:t>
      </w:r>
      <w:proofErr w:type="spellEnd"/>
      <w:r>
        <w:rPr>
          <w:rFonts w:eastAsia="Arial"/>
          <w:color w:val="000000"/>
        </w:rPr>
        <w:t xml:space="preserve">: 1010.1038/nprot.2018.1015. </w:t>
      </w:r>
      <w:proofErr w:type="spellStart"/>
      <w:r>
        <w:rPr>
          <w:rFonts w:eastAsia="Arial"/>
          <w:color w:val="000000"/>
        </w:rPr>
        <w:t>Epub</w:t>
      </w:r>
      <w:proofErr w:type="spellEnd"/>
      <w:r>
        <w:rPr>
          <w:rFonts w:eastAsia="Arial"/>
          <w:color w:val="000000"/>
        </w:rPr>
        <w:t xml:space="preserve"> 2018 Apr 1012. (2018).</w:t>
      </w:r>
    </w:p>
    <w:p w14:paraId="0000039F" w14:textId="77777777" w:rsidR="00603B99" w:rsidRDefault="00790ABA">
      <w:pPr>
        <w:pBdr>
          <w:top w:val="nil"/>
          <w:left w:val="nil"/>
          <w:bottom w:val="nil"/>
          <w:right w:val="nil"/>
          <w:between w:val="nil"/>
        </w:pBdr>
        <w:ind w:left="720" w:hanging="720"/>
        <w:rPr>
          <w:color w:val="000000"/>
        </w:rPr>
      </w:pPr>
      <w:r>
        <w:rPr>
          <w:rFonts w:eastAsia="Arial"/>
          <w:color w:val="000000"/>
        </w:rPr>
        <w:t>8</w:t>
      </w:r>
      <w:r>
        <w:rPr>
          <w:rFonts w:eastAsia="Arial"/>
          <w:color w:val="000000"/>
        </w:rPr>
        <w:tab/>
        <w:t>Lieberman-Aiden, E.</w:t>
      </w:r>
      <w:r>
        <w:rPr>
          <w:rFonts w:eastAsia="Arial"/>
          <w:i/>
          <w:color w:val="000000"/>
        </w:rPr>
        <w:t xml:space="preserve"> et al.</w:t>
      </w:r>
      <w:r>
        <w:rPr>
          <w:rFonts w:eastAsia="Arial"/>
          <w:color w:val="000000"/>
        </w:rPr>
        <w:t xml:space="preserve"> Comprehensive mapping of long-range interactions reveals folding principles of the human genome. </w:t>
      </w:r>
      <w:r>
        <w:rPr>
          <w:rFonts w:eastAsia="Arial"/>
          <w:i/>
          <w:color w:val="000000"/>
        </w:rPr>
        <w:t>Science.</w:t>
      </w:r>
      <w:r>
        <w:rPr>
          <w:rFonts w:eastAsia="Arial"/>
          <w:color w:val="000000"/>
        </w:rPr>
        <w:t xml:space="preserve"> </w:t>
      </w:r>
      <w:r>
        <w:rPr>
          <w:rFonts w:eastAsia="Arial"/>
          <w:b/>
          <w:color w:val="000000"/>
        </w:rPr>
        <w:t>326</w:t>
      </w:r>
      <w:r>
        <w:rPr>
          <w:rFonts w:eastAsia="Arial"/>
          <w:color w:val="000000"/>
        </w:rPr>
        <w:t>, 289-293. (2009).</w:t>
      </w:r>
    </w:p>
    <w:p w14:paraId="000003A0" w14:textId="77777777" w:rsidR="00603B99" w:rsidRDefault="00790ABA">
      <w:pPr>
        <w:pBdr>
          <w:top w:val="nil"/>
          <w:left w:val="nil"/>
          <w:bottom w:val="nil"/>
          <w:right w:val="nil"/>
          <w:between w:val="nil"/>
        </w:pBdr>
        <w:ind w:left="720" w:hanging="720"/>
        <w:rPr>
          <w:color w:val="000000"/>
        </w:rPr>
      </w:pPr>
      <w:r>
        <w:rPr>
          <w:rFonts w:eastAsia="Arial"/>
          <w:color w:val="000000"/>
        </w:rPr>
        <w:t>9</w:t>
      </w:r>
      <w:r>
        <w:rPr>
          <w:rFonts w:eastAsia="Arial"/>
          <w:color w:val="000000"/>
        </w:rPr>
        <w:tab/>
        <w:t xml:space="preserve">Inoue, F. &amp; Ahituv, N. Decoding enhancers using massively parallel reporter assays. </w:t>
      </w:r>
      <w:r>
        <w:rPr>
          <w:rFonts w:eastAsia="Arial"/>
          <w:i/>
          <w:color w:val="000000"/>
        </w:rPr>
        <w:t>Genomics</w:t>
      </w:r>
      <w:r>
        <w:rPr>
          <w:rFonts w:eastAsia="Arial"/>
          <w:color w:val="000000"/>
        </w:rPr>
        <w:t xml:space="preserve"> </w:t>
      </w:r>
      <w:r>
        <w:rPr>
          <w:rFonts w:eastAsia="Arial"/>
          <w:b/>
          <w:color w:val="000000"/>
        </w:rPr>
        <w:t>10</w:t>
      </w:r>
      <w:r>
        <w:rPr>
          <w:rFonts w:eastAsia="Arial"/>
          <w:color w:val="000000"/>
        </w:rPr>
        <w:t>, 30008-30002 (2015).</w:t>
      </w:r>
    </w:p>
    <w:p w14:paraId="000003A1" w14:textId="77777777" w:rsidR="00603B99" w:rsidRDefault="00790ABA">
      <w:pPr>
        <w:pBdr>
          <w:top w:val="nil"/>
          <w:left w:val="nil"/>
          <w:bottom w:val="nil"/>
          <w:right w:val="nil"/>
          <w:between w:val="nil"/>
        </w:pBdr>
        <w:ind w:left="720" w:hanging="720"/>
        <w:rPr>
          <w:color w:val="000000"/>
        </w:rPr>
      </w:pPr>
      <w:r>
        <w:rPr>
          <w:rFonts w:eastAsia="Arial"/>
          <w:color w:val="000000"/>
        </w:rPr>
        <w:t>10</w:t>
      </w:r>
      <w:r>
        <w:rPr>
          <w:rFonts w:eastAsia="Arial"/>
          <w:color w:val="000000"/>
        </w:rPr>
        <w:tab/>
        <w:t>Arnold, C. D.</w:t>
      </w:r>
      <w:r>
        <w:rPr>
          <w:rFonts w:eastAsia="Arial"/>
          <w:i/>
          <w:color w:val="000000"/>
        </w:rPr>
        <w:t xml:space="preserve"> et al.</w:t>
      </w:r>
      <w:r>
        <w:rPr>
          <w:rFonts w:eastAsia="Arial"/>
          <w:color w:val="000000"/>
        </w:rPr>
        <w:t xml:space="preserve"> Genome-wide quantitative enhancer activity maps identified by STARR-seq. </w:t>
      </w:r>
      <w:r>
        <w:rPr>
          <w:rFonts w:eastAsia="Arial"/>
          <w:i/>
          <w:color w:val="000000"/>
        </w:rPr>
        <w:t>Science.</w:t>
      </w:r>
      <w:r>
        <w:rPr>
          <w:rFonts w:eastAsia="Arial"/>
          <w:color w:val="000000"/>
        </w:rPr>
        <w:t xml:space="preserve"> </w:t>
      </w:r>
      <w:r>
        <w:rPr>
          <w:rFonts w:eastAsia="Arial"/>
          <w:b/>
          <w:color w:val="000000"/>
        </w:rPr>
        <w:t>339</w:t>
      </w:r>
      <w:r>
        <w:rPr>
          <w:rFonts w:eastAsia="Arial"/>
          <w:color w:val="000000"/>
        </w:rPr>
        <w:t xml:space="preserve">, 1074-1077. </w:t>
      </w:r>
      <w:proofErr w:type="spellStart"/>
      <w:r>
        <w:rPr>
          <w:rFonts w:eastAsia="Arial"/>
          <w:color w:val="000000"/>
        </w:rPr>
        <w:t>doi</w:t>
      </w:r>
      <w:proofErr w:type="spellEnd"/>
      <w:r>
        <w:rPr>
          <w:rFonts w:eastAsia="Arial"/>
          <w:color w:val="000000"/>
        </w:rPr>
        <w:t xml:space="preserve">: 1010.1126/science.1232542. </w:t>
      </w:r>
      <w:proofErr w:type="spellStart"/>
      <w:r>
        <w:rPr>
          <w:rFonts w:eastAsia="Arial"/>
          <w:color w:val="000000"/>
        </w:rPr>
        <w:t>Epub</w:t>
      </w:r>
      <w:proofErr w:type="spellEnd"/>
      <w:r>
        <w:rPr>
          <w:rFonts w:eastAsia="Arial"/>
          <w:color w:val="000000"/>
        </w:rPr>
        <w:t xml:space="preserve"> 1232013 Jan 1232517. (2013).</w:t>
      </w:r>
    </w:p>
    <w:p w14:paraId="000003A2" w14:textId="77777777" w:rsidR="00603B99" w:rsidRDefault="00790ABA">
      <w:pPr>
        <w:pBdr>
          <w:top w:val="nil"/>
          <w:left w:val="nil"/>
          <w:bottom w:val="nil"/>
          <w:right w:val="nil"/>
          <w:between w:val="nil"/>
        </w:pBdr>
        <w:ind w:left="720" w:hanging="720"/>
        <w:rPr>
          <w:color w:val="000000"/>
        </w:rPr>
      </w:pPr>
      <w:r>
        <w:rPr>
          <w:rFonts w:eastAsia="Arial"/>
          <w:color w:val="000000"/>
        </w:rPr>
        <w:t>11</w:t>
      </w:r>
      <w:r>
        <w:rPr>
          <w:rFonts w:eastAsia="Arial"/>
          <w:color w:val="000000"/>
        </w:rPr>
        <w:tab/>
        <w:t>Inoue, F.</w:t>
      </w:r>
      <w:r>
        <w:rPr>
          <w:rFonts w:eastAsia="Arial"/>
          <w:i/>
          <w:color w:val="000000"/>
        </w:rPr>
        <w:t xml:space="preserve"> et al.</w:t>
      </w:r>
      <w:r>
        <w:rPr>
          <w:rFonts w:eastAsia="Arial"/>
          <w:color w:val="000000"/>
        </w:rPr>
        <w:t xml:space="preserve"> A systematic comparison reveals substantial differences in chromosomal versus episomal encoding of enhancer activity. </w:t>
      </w:r>
      <w:r>
        <w:rPr>
          <w:rFonts w:eastAsia="Arial"/>
          <w:i/>
          <w:color w:val="000000"/>
        </w:rPr>
        <w:t>Genome Res.</w:t>
      </w:r>
      <w:r>
        <w:rPr>
          <w:rFonts w:eastAsia="Arial"/>
          <w:color w:val="000000"/>
        </w:rPr>
        <w:t xml:space="preserve"> </w:t>
      </w:r>
      <w:r>
        <w:rPr>
          <w:rFonts w:eastAsia="Arial"/>
          <w:b/>
          <w:color w:val="000000"/>
        </w:rPr>
        <w:t>27</w:t>
      </w:r>
      <w:r>
        <w:rPr>
          <w:rFonts w:eastAsia="Arial"/>
          <w:color w:val="000000"/>
        </w:rPr>
        <w:t xml:space="preserve">, 38-52. </w:t>
      </w:r>
      <w:proofErr w:type="spellStart"/>
      <w:r>
        <w:rPr>
          <w:rFonts w:eastAsia="Arial"/>
          <w:color w:val="000000"/>
        </w:rPr>
        <w:t>doi</w:t>
      </w:r>
      <w:proofErr w:type="spellEnd"/>
      <w:r>
        <w:rPr>
          <w:rFonts w:eastAsia="Arial"/>
          <w:color w:val="000000"/>
        </w:rPr>
        <w:t xml:space="preserve">: 10.1101/gr.212092.212116. </w:t>
      </w:r>
      <w:proofErr w:type="spellStart"/>
      <w:r>
        <w:rPr>
          <w:rFonts w:eastAsia="Arial"/>
          <w:color w:val="000000"/>
        </w:rPr>
        <w:t>Epub</w:t>
      </w:r>
      <w:proofErr w:type="spellEnd"/>
      <w:r>
        <w:rPr>
          <w:rFonts w:eastAsia="Arial"/>
          <w:color w:val="000000"/>
        </w:rPr>
        <w:t xml:space="preserve"> 212016 Nov 212099. (2017).</w:t>
      </w:r>
    </w:p>
    <w:p w14:paraId="000003A3" w14:textId="77777777" w:rsidR="00603B99" w:rsidRDefault="00790ABA">
      <w:pPr>
        <w:pBdr>
          <w:top w:val="nil"/>
          <w:left w:val="nil"/>
          <w:bottom w:val="nil"/>
          <w:right w:val="nil"/>
          <w:between w:val="nil"/>
        </w:pBdr>
        <w:ind w:left="720" w:hanging="720"/>
        <w:rPr>
          <w:color w:val="000000"/>
        </w:rPr>
      </w:pPr>
      <w:r>
        <w:rPr>
          <w:rFonts w:eastAsia="Arial"/>
          <w:color w:val="000000"/>
        </w:rPr>
        <w:t>12</w:t>
      </w:r>
      <w:r>
        <w:rPr>
          <w:rFonts w:eastAsia="Arial"/>
          <w:color w:val="000000"/>
        </w:rPr>
        <w:tab/>
        <w:t>Klein, J.</w:t>
      </w:r>
      <w:r>
        <w:rPr>
          <w:rFonts w:eastAsia="Arial"/>
          <w:i/>
          <w:color w:val="000000"/>
        </w:rPr>
        <w:t xml:space="preserve"> et al.</w:t>
      </w:r>
      <w:r>
        <w:rPr>
          <w:rFonts w:eastAsia="Arial"/>
          <w:color w:val="000000"/>
        </w:rPr>
        <w:t xml:space="preserve"> A systematic evaluation of the design, orientation, and sequence context dependencies of massively parallel reporter assays. </w:t>
      </w:r>
      <w:proofErr w:type="spellStart"/>
      <w:r>
        <w:rPr>
          <w:rFonts w:eastAsia="Arial"/>
          <w:i/>
          <w:color w:val="000000"/>
        </w:rPr>
        <w:t>bioRxiv</w:t>
      </w:r>
      <w:proofErr w:type="spellEnd"/>
      <w:r>
        <w:rPr>
          <w:rFonts w:eastAsia="Arial"/>
          <w:color w:val="000000"/>
        </w:rPr>
        <w:t>, 576405 (2019).</w:t>
      </w:r>
    </w:p>
    <w:p w14:paraId="000003A4" w14:textId="77777777" w:rsidR="00603B99" w:rsidRDefault="00790ABA">
      <w:pPr>
        <w:pBdr>
          <w:top w:val="nil"/>
          <w:left w:val="nil"/>
          <w:bottom w:val="nil"/>
          <w:right w:val="nil"/>
          <w:between w:val="nil"/>
        </w:pBdr>
        <w:ind w:left="720" w:hanging="720"/>
        <w:rPr>
          <w:color w:val="000000"/>
        </w:rPr>
      </w:pPr>
      <w:r>
        <w:rPr>
          <w:rFonts w:eastAsia="Arial"/>
          <w:color w:val="000000"/>
        </w:rPr>
        <w:t>13</w:t>
      </w:r>
      <w:r>
        <w:rPr>
          <w:rFonts w:eastAsia="Arial"/>
          <w:color w:val="000000"/>
        </w:rPr>
        <w:tab/>
        <w:t>Ashuach, T.</w:t>
      </w:r>
      <w:r>
        <w:rPr>
          <w:rFonts w:eastAsia="Arial"/>
          <w:i/>
          <w:color w:val="000000"/>
        </w:rPr>
        <w:t xml:space="preserve"> et al.</w:t>
      </w:r>
      <w:r>
        <w:rPr>
          <w:rFonts w:eastAsia="Arial"/>
          <w:color w:val="000000"/>
        </w:rPr>
        <w:t xml:space="preserve"> </w:t>
      </w:r>
      <w:proofErr w:type="spellStart"/>
      <w:r>
        <w:rPr>
          <w:rFonts w:eastAsia="Arial"/>
          <w:color w:val="000000"/>
        </w:rPr>
        <w:t>MPRAnalyze</w:t>
      </w:r>
      <w:proofErr w:type="spellEnd"/>
      <w:r>
        <w:rPr>
          <w:rFonts w:eastAsia="Arial"/>
          <w:color w:val="000000"/>
        </w:rPr>
        <w:t xml:space="preserve">: statistical framework for massively parallel reporter assays. </w:t>
      </w:r>
      <w:r>
        <w:rPr>
          <w:rFonts w:eastAsia="Arial"/>
          <w:i/>
          <w:color w:val="000000"/>
        </w:rPr>
        <w:t>Genome Biol.</w:t>
      </w:r>
      <w:r>
        <w:rPr>
          <w:rFonts w:eastAsia="Arial"/>
          <w:color w:val="000000"/>
        </w:rPr>
        <w:t xml:space="preserve"> </w:t>
      </w:r>
      <w:r>
        <w:rPr>
          <w:rFonts w:eastAsia="Arial"/>
          <w:b/>
          <w:color w:val="000000"/>
        </w:rPr>
        <w:t>20</w:t>
      </w:r>
      <w:r>
        <w:rPr>
          <w:rFonts w:eastAsia="Arial"/>
          <w:color w:val="000000"/>
        </w:rPr>
        <w:t xml:space="preserve">, 183. </w:t>
      </w:r>
      <w:proofErr w:type="spellStart"/>
      <w:r>
        <w:rPr>
          <w:rFonts w:eastAsia="Arial"/>
          <w:color w:val="000000"/>
        </w:rPr>
        <w:t>doi</w:t>
      </w:r>
      <w:proofErr w:type="spellEnd"/>
      <w:r>
        <w:rPr>
          <w:rFonts w:eastAsia="Arial"/>
          <w:color w:val="000000"/>
        </w:rPr>
        <w:t>: 110.1186/s13059-13019-11787-z. (2019).</w:t>
      </w:r>
    </w:p>
    <w:p w14:paraId="000003A5" w14:textId="77777777" w:rsidR="00603B99" w:rsidRDefault="00790ABA">
      <w:pPr>
        <w:pBdr>
          <w:top w:val="nil"/>
          <w:left w:val="nil"/>
          <w:bottom w:val="nil"/>
          <w:right w:val="nil"/>
          <w:between w:val="nil"/>
        </w:pBdr>
        <w:ind w:left="720" w:hanging="720"/>
        <w:rPr>
          <w:color w:val="000000"/>
        </w:rPr>
      </w:pPr>
      <w:r>
        <w:rPr>
          <w:rFonts w:eastAsia="Arial"/>
          <w:color w:val="000000"/>
        </w:rPr>
        <w:t>14</w:t>
      </w:r>
      <w:r>
        <w:rPr>
          <w:rFonts w:eastAsia="Arial"/>
          <w:color w:val="000000"/>
        </w:rPr>
        <w:tab/>
        <w:t xml:space="preserve">Inoue, F., </w:t>
      </w:r>
      <w:proofErr w:type="spellStart"/>
      <w:r>
        <w:rPr>
          <w:rFonts w:eastAsia="Arial"/>
          <w:color w:val="000000"/>
        </w:rPr>
        <w:t>Kreimer</w:t>
      </w:r>
      <w:proofErr w:type="spellEnd"/>
      <w:r>
        <w:rPr>
          <w:rFonts w:eastAsia="Arial"/>
          <w:color w:val="000000"/>
        </w:rPr>
        <w:t xml:space="preserve">, A., Ashuach, T., Ahituv, N. &amp; Yosef, N. Identification and Massively Parallel Characterization of Regulatory Elements Driving Neural Induction. </w:t>
      </w:r>
      <w:r>
        <w:rPr>
          <w:rFonts w:eastAsia="Arial"/>
          <w:i/>
          <w:color w:val="000000"/>
        </w:rPr>
        <w:t>Cell Stem Cell.</w:t>
      </w:r>
      <w:r>
        <w:rPr>
          <w:rFonts w:eastAsia="Arial"/>
          <w:color w:val="000000"/>
        </w:rPr>
        <w:t xml:space="preserve"> </w:t>
      </w:r>
      <w:r>
        <w:rPr>
          <w:rFonts w:eastAsia="Arial"/>
          <w:b/>
          <w:color w:val="000000"/>
        </w:rPr>
        <w:t>25</w:t>
      </w:r>
      <w:r>
        <w:rPr>
          <w:rFonts w:eastAsia="Arial"/>
          <w:color w:val="000000"/>
        </w:rPr>
        <w:t xml:space="preserve">, 713-727.e710. </w:t>
      </w:r>
      <w:proofErr w:type="spellStart"/>
      <w:r>
        <w:rPr>
          <w:rFonts w:eastAsia="Arial"/>
          <w:color w:val="000000"/>
        </w:rPr>
        <w:t>doi</w:t>
      </w:r>
      <w:proofErr w:type="spellEnd"/>
      <w:r>
        <w:rPr>
          <w:rFonts w:eastAsia="Arial"/>
          <w:color w:val="000000"/>
        </w:rPr>
        <w:t xml:space="preserve">: 710.1016/j.stem.2019.1009.1010. </w:t>
      </w:r>
      <w:proofErr w:type="spellStart"/>
      <w:r>
        <w:rPr>
          <w:rFonts w:eastAsia="Arial"/>
          <w:color w:val="000000"/>
        </w:rPr>
        <w:t>Epub</w:t>
      </w:r>
      <w:proofErr w:type="spellEnd"/>
      <w:r>
        <w:rPr>
          <w:rFonts w:eastAsia="Arial"/>
          <w:color w:val="000000"/>
        </w:rPr>
        <w:t xml:space="preserve"> 2019 Oct 1017. (2019).</w:t>
      </w:r>
    </w:p>
    <w:p w14:paraId="000003A6" w14:textId="77777777" w:rsidR="00603B99" w:rsidRDefault="00790ABA">
      <w:pPr>
        <w:pBdr>
          <w:top w:val="nil"/>
          <w:left w:val="nil"/>
          <w:bottom w:val="nil"/>
          <w:right w:val="nil"/>
          <w:between w:val="nil"/>
        </w:pBdr>
        <w:ind w:left="720" w:hanging="720"/>
        <w:rPr>
          <w:color w:val="000000"/>
        </w:rPr>
      </w:pPr>
      <w:r>
        <w:rPr>
          <w:rFonts w:eastAsia="Arial"/>
          <w:color w:val="000000"/>
        </w:rPr>
        <w:t>15</w:t>
      </w:r>
      <w:r>
        <w:rPr>
          <w:rFonts w:eastAsia="Arial"/>
          <w:color w:val="000000"/>
        </w:rPr>
        <w:tab/>
        <w:t>Ryu, H.</w:t>
      </w:r>
      <w:r>
        <w:rPr>
          <w:rFonts w:eastAsia="Arial"/>
          <w:i/>
          <w:color w:val="000000"/>
        </w:rPr>
        <w:t xml:space="preserve"> et al.</w:t>
      </w:r>
      <w:r>
        <w:rPr>
          <w:rFonts w:eastAsia="Arial"/>
          <w:color w:val="000000"/>
        </w:rPr>
        <w:t xml:space="preserve"> Massively parallel dissection of human accelerated regions in human and chimpanzee neural progenitors. </w:t>
      </w:r>
      <w:proofErr w:type="spellStart"/>
      <w:r>
        <w:rPr>
          <w:rFonts w:eastAsia="Arial"/>
          <w:i/>
          <w:color w:val="000000"/>
        </w:rPr>
        <w:t>bioRxiv</w:t>
      </w:r>
      <w:proofErr w:type="spellEnd"/>
      <w:r>
        <w:rPr>
          <w:rFonts w:eastAsia="Arial"/>
          <w:color w:val="000000"/>
        </w:rPr>
        <w:t>, 256313 (2018).</w:t>
      </w:r>
    </w:p>
    <w:p w14:paraId="000003A7" w14:textId="77777777" w:rsidR="00603B99" w:rsidRDefault="00790ABA">
      <w:pPr>
        <w:pBdr>
          <w:top w:val="nil"/>
          <w:left w:val="nil"/>
          <w:bottom w:val="nil"/>
          <w:right w:val="nil"/>
          <w:between w:val="nil"/>
        </w:pBdr>
        <w:ind w:left="720" w:hanging="720"/>
        <w:rPr>
          <w:color w:val="000000"/>
        </w:rPr>
      </w:pPr>
      <w:r>
        <w:rPr>
          <w:rFonts w:eastAsia="Arial"/>
          <w:color w:val="000000"/>
        </w:rPr>
        <w:t>16</w:t>
      </w:r>
      <w:r>
        <w:rPr>
          <w:rFonts w:eastAsia="Arial"/>
          <w:color w:val="000000"/>
        </w:rPr>
        <w:tab/>
      </w:r>
      <w:proofErr w:type="spellStart"/>
      <w:r>
        <w:rPr>
          <w:rFonts w:eastAsia="Arial"/>
          <w:color w:val="000000"/>
        </w:rPr>
        <w:t>Karczewski</w:t>
      </w:r>
      <w:proofErr w:type="spellEnd"/>
      <w:r>
        <w:rPr>
          <w:rFonts w:eastAsia="Arial"/>
          <w:color w:val="000000"/>
        </w:rPr>
        <w:t>, K. J.</w:t>
      </w:r>
      <w:r>
        <w:rPr>
          <w:rFonts w:eastAsia="Arial"/>
          <w:i/>
          <w:color w:val="000000"/>
        </w:rPr>
        <w:t xml:space="preserve"> et al.</w:t>
      </w:r>
      <w:r>
        <w:rPr>
          <w:rFonts w:eastAsia="Arial"/>
          <w:color w:val="000000"/>
        </w:rPr>
        <w:t xml:space="preserve"> Variation across 141,456 human exomes and genomes reveals the spectrum of loss-of-function intolerance across human protein-coding genes. </w:t>
      </w:r>
      <w:proofErr w:type="spellStart"/>
      <w:r>
        <w:rPr>
          <w:rFonts w:eastAsia="Arial"/>
          <w:i/>
          <w:color w:val="000000"/>
        </w:rPr>
        <w:t>bioRxiv</w:t>
      </w:r>
      <w:proofErr w:type="spellEnd"/>
      <w:r>
        <w:rPr>
          <w:rFonts w:eastAsia="Arial"/>
          <w:color w:val="000000"/>
        </w:rPr>
        <w:t>, 531210 (2019).</w:t>
      </w:r>
    </w:p>
    <w:p w14:paraId="000003A8" w14:textId="77777777" w:rsidR="00603B99" w:rsidRDefault="00790ABA">
      <w:pPr>
        <w:pBdr>
          <w:top w:val="nil"/>
          <w:left w:val="nil"/>
          <w:bottom w:val="nil"/>
          <w:right w:val="nil"/>
          <w:between w:val="nil"/>
        </w:pBdr>
        <w:ind w:left="720" w:hanging="720"/>
        <w:rPr>
          <w:color w:val="000000"/>
        </w:rPr>
      </w:pPr>
      <w:r>
        <w:rPr>
          <w:rFonts w:eastAsia="Arial"/>
          <w:color w:val="000000"/>
        </w:rPr>
        <w:t>17</w:t>
      </w:r>
      <w:r>
        <w:rPr>
          <w:rFonts w:eastAsia="Arial"/>
          <w:color w:val="000000"/>
        </w:rPr>
        <w:tab/>
        <w:t xml:space="preserve">Georgakopoulos-Soares, I., Jain, N., Gray, J. M. &amp; Hemberg, M. </w:t>
      </w:r>
      <w:proofErr w:type="spellStart"/>
      <w:r>
        <w:rPr>
          <w:rFonts w:eastAsia="Arial"/>
          <w:color w:val="000000"/>
        </w:rPr>
        <w:t>MPRAnator</w:t>
      </w:r>
      <w:proofErr w:type="spellEnd"/>
      <w:r>
        <w:rPr>
          <w:rFonts w:eastAsia="Arial"/>
          <w:color w:val="000000"/>
        </w:rPr>
        <w:t xml:space="preserve">: a web-based tool for the design of massively parallel reporter assay experiments. </w:t>
      </w:r>
      <w:r>
        <w:rPr>
          <w:rFonts w:eastAsia="Arial"/>
          <w:i/>
          <w:color w:val="000000"/>
        </w:rPr>
        <w:t>Bioinformatics.</w:t>
      </w:r>
      <w:r>
        <w:rPr>
          <w:rFonts w:eastAsia="Arial"/>
          <w:color w:val="000000"/>
        </w:rPr>
        <w:t xml:space="preserve"> </w:t>
      </w:r>
      <w:r>
        <w:rPr>
          <w:rFonts w:eastAsia="Arial"/>
          <w:b/>
          <w:color w:val="000000"/>
        </w:rPr>
        <w:t>33</w:t>
      </w:r>
      <w:r>
        <w:rPr>
          <w:rFonts w:eastAsia="Arial"/>
          <w:color w:val="000000"/>
        </w:rPr>
        <w:t xml:space="preserve">, 137-138. </w:t>
      </w:r>
      <w:proofErr w:type="spellStart"/>
      <w:r>
        <w:rPr>
          <w:rFonts w:eastAsia="Arial"/>
          <w:color w:val="000000"/>
        </w:rPr>
        <w:t>doi</w:t>
      </w:r>
      <w:proofErr w:type="spellEnd"/>
      <w:r>
        <w:rPr>
          <w:rFonts w:eastAsia="Arial"/>
          <w:color w:val="000000"/>
        </w:rPr>
        <w:t xml:space="preserve">: 110.1093/bioinformatics/btw1584. </w:t>
      </w:r>
      <w:proofErr w:type="spellStart"/>
      <w:r>
        <w:rPr>
          <w:rFonts w:eastAsia="Arial"/>
          <w:color w:val="000000"/>
        </w:rPr>
        <w:t>Epub</w:t>
      </w:r>
      <w:proofErr w:type="spellEnd"/>
      <w:r>
        <w:rPr>
          <w:rFonts w:eastAsia="Arial"/>
          <w:color w:val="000000"/>
        </w:rPr>
        <w:t xml:space="preserve"> 2016 Sep 1096. (2017).</w:t>
      </w:r>
    </w:p>
    <w:p w14:paraId="000003A9" w14:textId="77777777" w:rsidR="00603B99" w:rsidRDefault="00790ABA">
      <w:pPr>
        <w:pBdr>
          <w:top w:val="nil"/>
          <w:left w:val="nil"/>
          <w:bottom w:val="nil"/>
          <w:right w:val="nil"/>
          <w:between w:val="nil"/>
        </w:pBdr>
        <w:ind w:left="720" w:hanging="720"/>
        <w:rPr>
          <w:color w:val="000000"/>
        </w:rPr>
      </w:pPr>
      <w:r>
        <w:rPr>
          <w:rFonts w:eastAsia="Arial"/>
          <w:color w:val="000000"/>
        </w:rPr>
        <w:t>18</w:t>
      </w:r>
      <w:r>
        <w:rPr>
          <w:rFonts w:eastAsia="Arial"/>
          <w:color w:val="000000"/>
        </w:rPr>
        <w:tab/>
        <w:t>Ghazi, A. R.</w:t>
      </w:r>
      <w:r>
        <w:rPr>
          <w:rFonts w:eastAsia="Arial"/>
          <w:i/>
          <w:color w:val="000000"/>
        </w:rPr>
        <w:t xml:space="preserve"> et al.</w:t>
      </w:r>
      <w:r>
        <w:rPr>
          <w:rFonts w:eastAsia="Arial"/>
          <w:color w:val="000000"/>
        </w:rPr>
        <w:t xml:space="preserve"> Design tools for MPRA experiments. </w:t>
      </w:r>
      <w:r>
        <w:rPr>
          <w:rFonts w:eastAsia="Arial"/>
          <w:i/>
          <w:color w:val="000000"/>
        </w:rPr>
        <w:t>Bioinformatics.</w:t>
      </w:r>
      <w:r>
        <w:rPr>
          <w:rFonts w:eastAsia="Arial"/>
          <w:color w:val="000000"/>
        </w:rPr>
        <w:t xml:space="preserve"> </w:t>
      </w:r>
      <w:r>
        <w:rPr>
          <w:rFonts w:eastAsia="Arial"/>
          <w:b/>
          <w:color w:val="000000"/>
        </w:rPr>
        <w:t>34</w:t>
      </w:r>
      <w:r>
        <w:rPr>
          <w:rFonts w:eastAsia="Arial"/>
          <w:color w:val="000000"/>
        </w:rPr>
        <w:t xml:space="preserve">, 2682-2683. </w:t>
      </w:r>
      <w:proofErr w:type="spellStart"/>
      <w:r>
        <w:rPr>
          <w:rFonts w:eastAsia="Arial"/>
          <w:color w:val="000000"/>
        </w:rPr>
        <w:t>doi</w:t>
      </w:r>
      <w:proofErr w:type="spellEnd"/>
      <w:r>
        <w:rPr>
          <w:rFonts w:eastAsia="Arial"/>
          <w:color w:val="000000"/>
        </w:rPr>
        <w:t>: 2610.1093/bioinformatics/bty2150. (2018).</w:t>
      </w:r>
    </w:p>
    <w:p w14:paraId="000003AA" w14:textId="77777777" w:rsidR="00603B99" w:rsidRDefault="00790ABA">
      <w:pPr>
        <w:pBdr>
          <w:top w:val="nil"/>
          <w:left w:val="nil"/>
          <w:bottom w:val="nil"/>
          <w:right w:val="nil"/>
          <w:between w:val="nil"/>
        </w:pBdr>
        <w:ind w:left="720" w:hanging="720"/>
        <w:rPr>
          <w:color w:val="000000"/>
        </w:rPr>
      </w:pPr>
      <w:r>
        <w:rPr>
          <w:rFonts w:eastAsia="Arial"/>
          <w:color w:val="000000"/>
        </w:rPr>
        <w:t>19</w:t>
      </w:r>
      <w:r>
        <w:rPr>
          <w:rFonts w:eastAsia="Arial"/>
          <w:color w:val="000000"/>
        </w:rPr>
        <w:tab/>
        <w:t xml:space="preserve">Li, H. &amp; Durbin, R. Fast and accurate short read alignment with Burrows-Wheeler transform. </w:t>
      </w:r>
      <w:r>
        <w:rPr>
          <w:rFonts w:eastAsia="Arial"/>
          <w:i/>
          <w:color w:val="000000"/>
        </w:rPr>
        <w:t>Bioinformatics</w:t>
      </w:r>
      <w:r>
        <w:rPr>
          <w:rFonts w:eastAsia="Arial"/>
          <w:color w:val="000000"/>
        </w:rPr>
        <w:t xml:space="preserve"> </w:t>
      </w:r>
      <w:r>
        <w:rPr>
          <w:rFonts w:eastAsia="Arial"/>
          <w:b/>
          <w:color w:val="000000"/>
        </w:rPr>
        <w:t>25</w:t>
      </w:r>
      <w:r>
        <w:rPr>
          <w:rFonts w:eastAsia="Arial"/>
          <w:color w:val="000000"/>
        </w:rPr>
        <w:t>, 1754-1760 (2009).</w:t>
      </w:r>
    </w:p>
    <w:p w14:paraId="000003AB" w14:textId="77777777" w:rsidR="00603B99" w:rsidRDefault="00790ABA">
      <w:pPr>
        <w:pBdr>
          <w:top w:val="nil"/>
          <w:left w:val="nil"/>
          <w:bottom w:val="nil"/>
          <w:right w:val="nil"/>
          <w:between w:val="nil"/>
        </w:pBdr>
        <w:ind w:left="720" w:hanging="720"/>
        <w:rPr>
          <w:color w:val="000000"/>
        </w:rPr>
      </w:pPr>
      <w:r>
        <w:rPr>
          <w:rFonts w:eastAsia="Arial"/>
          <w:color w:val="000000"/>
        </w:rPr>
        <w:t>20</w:t>
      </w:r>
      <w:r>
        <w:rPr>
          <w:rFonts w:eastAsia="Arial"/>
          <w:color w:val="000000"/>
        </w:rPr>
        <w:tab/>
        <w:t xml:space="preserve">Langmead, B. &amp; </w:t>
      </w:r>
      <w:proofErr w:type="spellStart"/>
      <w:r>
        <w:rPr>
          <w:rFonts w:eastAsia="Arial"/>
          <w:color w:val="000000"/>
        </w:rPr>
        <w:t>Salzberg</w:t>
      </w:r>
      <w:proofErr w:type="spellEnd"/>
      <w:r>
        <w:rPr>
          <w:rFonts w:eastAsia="Arial"/>
          <w:color w:val="000000"/>
        </w:rPr>
        <w:t xml:space="preserve">, S. L. Fast gapped-read alignment with Bowtie 2. </w:t>
      </w:r>
      <w:r>
        <w:rPr>
          <w:rFonts w:eastAsia="Arial"/>
          <w:i/>
          <w:color w:val="000000"/>
        </w:rPr>
        <w:t>Nat Methods</w:t>
      </w:r>
      <w:r>
        <w:rPr>
          <w:rFonts w:eastAsia="Arial"/>
          <w:color w:val="000000"/>
        </w:rPr>
        <w:t xml:space="preserve"> </w:t>
      </w:r>
      <w:r>
        <w:rPr>
          <w:rFonts w:eastAsia="Arial"/>
          <w:b/>
          <w:color w:val="000000"/>
        </w:rPr>
        <w:t>9</w:t>
      </w:r>
      <w:r>
        <w:rPr>
          <w:rFonts w:eastAsia="Arial"/>
          <w:color w:val="000000"/>
        </w:rPr>
        <w:t>, 357-359 (2012).</w:t>
      </w:r>
    </w:p>
    <w:p w14:paraId="000003AC" w14:textId="77777777" w:rsidR="00603B99" w:rsidRDefault="00790ABA">
      <w:pPr>
        <w:pBdr>
          <w:top w:val="nil"/>
          <w:left w:val="nil"/>
          <w:bottom w:val="nil"/>
          <w:right w:val="nil"/>
          <w:between w:val="nil"/>
        </w:pBdr>
        <w:ind w:left="720" w:hanging="720"/>
        <w:rPr>
          <w:color w:val="000000"/>
        </w:rPr>
      </w:pPr>
      <w:r>
        <w:rPr>
          <w:rFonts w:eastAsia="Arial"/>
          <w:color w:val="000000"/>
        </w:rPr>
        <w:t>21</w:t>
      </w:r>
      <w:r>
        <w:rPr>
          <w:rFonts w:eastAsia="Arial"/>
          <w:color w:val="000000"/>
        </w:rPr>
        <w:tab/>
        <w:t>Klein, J. C.</w:t>
      </w:r>
      <w:r>
        <w:rPr>
          <w:rFonts w:eastAsia="Arial"/>
          <w:i/>
          <w:color w:val="000000"/>
        </w:rPr>
        <w:t xml:space="preserve"> et al.</w:t>
      </w:r>
      <w:r>
        <w:rPr>
          <w:rFonts w:eastAsia="Arial"/>
          <w:color w:val="000000"/>
        </w:rPr>
        <w:t xml:space="preserve"> Multiplex pairwise assembly of array-derived DNA oligonucleotides. </w:t>
      </w:r>
      <w:r>
        <w:rPr>
          <w:rFonts w:eastAsia="Arial"/>
          <w:i/>
          <w:color w:val="000000"/>
        </w:rPr>
        <w:t>Nucleic Acids Res</w:t>
      </w:r>
      <w:r>
        <w:rPr>
          <w:rFonts w:eastAsia="Arial"/>
          <w:color w:val="000000"/>
        </w:rPr>
        <w:t xml:space="preserve"> </w:t>
      </w:r>
      <w:r>
        <w:rPr>
          <w:rFonts w:eastAsia="Arial"/>
          <w:b/>
          <w:color w:val="000000"/>
        </w:rPr>
        <w:t>8</w:t>
      </w:r>
      <w:r>
        <w:rPr>
          <w:rFonts w:eastAsia="Arial"/>
          <w:color w:val="000000"/>
        </w:rPr>
        <w:t xml:space="preserve"> (2015).</w:t>
      </w:r>
    </w:p>
    <w:p w14:paraId="000003AD" w14:textId="77777777" w:rsidR="00603B99" w:rsidRDefault="00603B99">
      <w:pPr>
        <w:rPr>
          <w:color w:val="000000"/>
        </w:rPr>
      </w:pPr>
    </w:p>
    <w:sectPr w:rsidR="00603B99">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Vikram Agarwal" w:date="2019-12-28T10:14:00Z" w:initials="VA">
    <w:p w14:paraId="47489F05" w14:textId="0C311C32" w:rsidR="00DE63D0" w:rsidRDefault="00DE63D0">
      <w:pPr>
        <w:pStyle w:val="CommentText"/>
      </w:pPr>
      <w:r>
        <w:rPr>
          <w:rStyle w:val="CommentReference"/>
        </w:rPr>
        <w:annotationRef/>
      </w:r>
      <w:proofErr w:type="spellStart"/>
      <w:r>
        <w:t>Plz</w:t>
      </w:r>
      <w:proofErr w:type="spellEnd"/>
      <w:r>
        <w:t xml:space="preserve"> add this affiliation</w:t>
      </w:r>
    </w:p>
  </w:comment>
  <w:comment w:id="2" w:author="Vikram Agarwal" w:date="2019-12-28T10:18:00Z" w:initials="VA">
    <w:p w14:paraId="048C5B5B" w14:textId="7EFD1A68" w:rsidR="00DE63D0" w:rsidRDefault="00DE63D0">
      <w:pPr>
        <w:pStyle w:val="CommentText"/>
      </w:pPr>
      <w:r>
        <w:rPr>
          <w:rStyle w:val="CommentReference"/>
        </w:rPr>
        <w:annotationRef/>
      </w:r>
      <w:r>
        <w:t xml:space="preserve">I think ppl put dept affiliations not program (?)…but if it’s a program that encompasses multiple departments I would </w:t>
      </w:r>
      <w:proofErr w:type="spellStart"/>
      <w:r>
        <w:t>conisder</w:t>
      </w:r>
      <w:proofErr w:type="spellEnd"/>
      <w:r>
        <w:t xml:space="preserve"> removing “Graduate”</w:t>
      </w:r>
    </w:p>
  </w:comment>
  <w:comment w:id="6" w:author="Vikram Agarwal" w:date="2019-12-28T10:21:00Z" w:initials="VA">
    <w:p w14:paraId="2CEA8386" w14:textId="1AF3077B" w:rsidR="00DE63D0" w:rsidRDefault="00DE63D0">
      <w:pPr>
        <w:pStyle w:val="CommentText"/>
      </w:pPr>
      <w:r>
        <w:rPr>
          <w:rStyle w:val="CommentReference"/>
        </w:rPr>
        <w:annotationRef/>
      </w:r>
      <w:r>
        <w:t>Would consider changing to “RNA sequencing” since RNA-seq often alludes to mRNA-seq</w:t>
      </w:r>
    </w:p>
  </w:comment>
  <w:comment w:id="7" w:author="Vikram Agarwal" w:date="2019-12-28T10:23:00Z" w:initials="VA">
    <w:p w14:paraId="1370E223" w14:textId="23420A28" w:rsidR="00DE63D0" w:rsidRDefault="00DE63D0">
      <w:pPr>
        <w:pStyle w:val="CommentText"/>
      </w:pPr>
      <w:r>
        <w:rPr>
          <w:rStyle w:val="CommentReference"/>
        </w:rPr>
        <w:annotationRef/>
      </w:r>
      <w:r>
        <w:t xml:space="preserve">Would consider saying “user friendly, </w:t>
      </w:r>
      <w:proofErr w:type="spellStart"/>
      <w:r>
        <w:t>Nextflow</w:t>
      </w:r>
      <w:proofErr w:type="spellEnd"/>
      <w:r>
        <w:t>-based computational pipeline”</w:t>
      </w:r>
      <w:r w:rsidR="00ED263B">
        <w:t xml:space="preserve"> so the “flow” in </w:t>
      </w:r>
      <w:proofErr w:type="spellStart"/>
      <w:r w:rsidR="00ED263B">
        <w:t>MPRAflow</w:t>
      </w:r>
      <w:proofErr w:type="spellEnd"/>
      <w:r w:rsidR="00ED263B">
        <w:t xml:space="preserve"> has more context; “general” also helps say </w:t>
      </w:r>
      <w:proofErr w:type="spellStart"/>
      <w:r w:rsidR="00ED263B">
        <w:t>its</w:t>
      </w:r>
      <w:proofErr w:type="spellEnd"/>
      <w:r w:rsidR="00ED263B">
        <w:t xml:space="preserve"> not JUST for </w:t>
      </w:r>
      <w:proofErr w:type="spellStart"/>
      <w:r w:rsidR="00ED263B">
        <w:t>lentiMPRA</w:t>
      </w:r>
      <w:proofErr w:type="spellEnd"/>
    </w:p>
  </w:comment>
  <w:comment w:id="33" w:author="Vikram Agarwal" w:date="2019-12-28T10:33:00Z" w:initials="VA">
    <w:p w14:paraId="7F3187CF" w14:textId="5DA8BADA" w:rsidR="00ED263B" w:rsidRDefault="00ED263B">
      <w:pPr>
        <w:pStyle w:val="CommentText"/>
      </w:pPr>
      <w:r>
        <w:rPr>
          <w:rStyle w:val="CommentReference"/>
        </w:rPr>
        <w:annotationRef/>
      </w:r>
      <w:r>
        <w:t>Consider citing Jason Klein paper on multi-primate MPRA, though optional</w:t>
      </w:r>
    </w:p>
  </w:comment>
  <w:comment w:id="41" w:author="Vikram Agarwal" w:date="2019-12-28T10:36:00Z" w:initials="VA">
    <w:p w14:paraId="38EF36B9" w14:textId="469AEADD" w:rsidR="00EE04A2" w:rsidRDefault="00EE04A2">
      <w:pPr>
        <w:pStyle w:val="CommentText"/>
      </w:pPr>
      <w:r>
        <w:rPr>
          <w:rStyle w:val="CommentReference"/>
        </w:rPr>
        <w:annotationRef/>
      </w:r>
      <w:r>
        <w:t xml:space="preserve">Given the option between ATAC and DNase, I’d choose DNase since most of our work has used </w:t>
      </w:r>
      <w:proofErr w:type="spellStart"/>
      <w:r>
        <w:t>Dnase</w:t>
      </w:r>
      <w:proofErr w:type="spellEnd"/>
      <w:r>
        <w:t>, or you can just add both</w:t>
      </w:r>
    </w:p>
  </w:comment>
  <w:comment w:id="46" w:author="Vikram Agarwal" w:date="2019-12-28T10:37:00Z" w:initials="VA">
    <w:p w14:paraId="4030F242" w14:textId="4301DFFA" w:rsidR="00EE04A2" w:rsidRDefault="00EE04A2">
      <w:pPr>
        <w:pStyle w:val="CommentText"/>
      </w:pPr>
      <w:r>
        <w:rPr>
          <w:rStyle w:val="CommentReference"/>
        </w:rPr>
        <w:annotationRef/>
      </w:r>
      <w:r>
        <w:t>If already explained acronym in abstract, no need to do again?</w:t>
      </w:r>
    </w:p>
  </w:comment>
  <w:comment w:id="84" w:author="Vikram Agarwal" w:date="2019-12-28T10:49:00Z" w:initials="VA">
    <w:p w14:paraId="718D4312" w14:textId="701E8FF9" w:rsidR="00412635" w:rsidRDefault="00412635">
      <w:pPr>
        <w:pStyle w:val="CommentText"/>
      </w:pPr>
      <w:r>
        <w:rPr>
          <w:rStyle w:val="CommentReference"/>
        </w:rPr>
        <w:annotationRef/>
      </w:r>
      <w:proofErr w:type="spellStart"/>
      <w:r>
        <w:t>Its</w:t>
      </w:r>
      <w:proofErr w:type="spellEnd"/>
      <w:r>
        <w:t xml:space="preserve"> is grammatically incorrect because it could </w:t>
      </w:r>
      <w:r w:rsidR="0000241A">
        <w:rPr>
          <w:noProof/>
        </w:rPr>
        <w:t>ambi</w:t>
      </w:r>
      <w:r w:rsidR="0000241A">
        <w:rPr>
          <w:noProof/>
        </w:rPr>
        <w:t>g</w:t>
      </w:r>
      <w:r w:rsidR="0000241A">
        <w:rPr>
          <w:noProof/>
        </w:rPr>
        <w:t xml:space="preserve">uously refer to the </w:t>
      </w:r>
      <w:r w:rsidR="0000241A">
        <w:rPr>
          <w:noProof/>
        </w:rPr>
        <w:t xml:space="preserve">CRS not </w:t>
      </w:r>
      <w:r w:rsidR="0000241A">
        <w:rPr>
          <w:noProof/>
        </w:rPr>
        <w:t>RNA</w:t>
      </w:r>
    </w:p>
  </w:comment>
  <w:comment w:id="87" w:author="Vikram Agarwal" w:date="2019-12-28T10:50:00Z" w:initials="VA">
    <w:p w14:paraId="6D70C8CB" w14:textId="474066B6" w:rsidR="00412635" w:rsidRDefault="00412635">
      <w:pPr>
        <w:pStyle w:val="CommentText"/>
      </w:pPr>
      <w:r>
        <w:rPr>
          <w:rStyle w:val="CommentReference"/>
        </w:rPr>
        <w:annotationRef/>
      </w:r>
      <w:r>
        <w:t xml:space="preserve">Cite </w:t>
      </w:r>
      <w:proofErr w:type="spellStart"/>
      <w:r>
        <w:t>nextflow</w:t>
      </w:r>
      <w:proofErr w:type="spellEnd"/>
      <w:r>
        <w:t xml:space="preserve"> here</w:t>
      </w:r>
    </w:p>
  </w:comment>
  <w:comment w:id="88" w:author="Vikram Agarwal" w:date="2019-12-28T10:51:00Z" w:initials="VA">
    <w:p w14:paraId="6865F64B" w14:textId="71CC8A90" w:rsidR="00412635" w:rsidRDefault="00412635">
      <w:pPr>
        <w:pStyle w:val="CommentText"/>
      </w:pPr>
      <w:r>
        <w:rPr>
          <w:rStyle w:val="CommentReference"/>
        </w:rPr>
        <w:annotationRef/>
      </w:r>
      <w:r>
        <w:t>Not sure if this is grammatically correct…maybe reshuffle sentence a little to avoid?</w:t>
      </w:r>
    </w:p>
  </w:comment>
  <w:comment w:id="90" w:author="Vikram Agarwal" w:date="2019-12-28T10:52:00Z" w:initials="VA">
    <w:p w14:paraId="63802660" w14:textId="0859C482" w:rsidR="00412635" w:rsidRDefault="00412635">
      <w:pPr>
        <w:pStyle w:val="CommentText"/>
      </w:pPr>
      <w:r>
        <w:rPr>
          <w:rStyle w:val="CommentReference"/>
        </w:rPr>
        <w:annotationRef/>
      </w:r>
      <w:r>
        <w:t>Also cite our new Klein et al paper here? I’m not sure if wording should be this strong in its superiority…or rephrase to be more precise as to its advantages in the context of Klein et al</w:t>
      </w:r>
    </w:p>
  </w:comment>
  <w:comment w:id="95" w:author="Vikram Agarwal" w:date="2019-12-28T10:55:00Z" w:initials="VA">
    <w:p w14:paraId="6A79F030" w14:textId="5D9266C5" w:rsidR="0003794E" w:rsidRDefault="0003794E">
      <w:pPr>
        <w:pStyle w:val="CommentText"/>
      </w:pPr>
      <w:r>
        <w:rPr>
          <w:rStyle w:val="CommentReference"/>
        </w:rPr>
        <w:annotationRef/>
      </w:r>
      <w:r>
        <w:t>Be a little more careful w/ wording in this paragraph because this makes it seem that it is universally useful for all cells, not just those that can be easily transduced…</w:t>
      </w:r>
    </w:p>
  </w:comment>
  <w:comment w:id="116" w:author="Ahituv, Nadav" w:date="2019-12-21T16:07:00Z" w:initials="AN">
    <w:p w14:paraId="4AA466DE" w14:textId="73230435" w:rsidR="00DE63D0" w:rsidRDefault="00DE63D0">
      <w:pPr>
        <w:pStyle w:val="CommentText"/>
      </w:pPr>
      <w:r>
        <w:rPr>
          <w:rStyle w:val="CommentReference"/>
        </w:rPr>
        <w:annotationRef/>
      </w:r>
      <w:proofErr w:type="gramStart"/>
      <w:r>
        <w:t>Gracie,</w:t>
      </w:r>
      <w:proofErr w:type="gramEnd"/>
      <w:r>
        <w:t xml:space="preserve"> added this. Feel free to remove.</w:t>
      </w:r>
    </w:p>
  </w:comment>
  <w:comment w:id="140" w:author="Vikram Agarwal" w:date="2019-12-28T11:10:00Z" w:initials="VA">
    <w:p w14:paraId="69F42D19" w14:textId="7FADFDC3" w:rsidR="00306166" w:rsidRDefault="00306166">
      <w:pPr>
        <w:pStyle w:val="CommentText"/>
      </w:pPr>
      <w:r>
        <w:rPr>
          <w:rStyle w:val="CommentReference"/>
        </w:rPr>
        <w:annotationRef/>
      </w:r>
      <w:r>
        <w:t>cite</w:t>
      </w:r>
    </w:p>
  </w:comment>
  <w:comment w:id="146" w:author="Vikram Agarwal" w:date="2019-12-28T11:10:00Z" w:initials="VA">
    <w:p w14:paraId="279B14EC" w14:textId="0A43317A" w:rsidR="00306166" w:rsidRDefault="00306166">
      <w:pPr>
        <w:pStyle w:val="CommentText"/>
      </w:pPr>
      <w:r>
        <w:rPr>
          <w:rStyle w:val="CommentReference"/>
        </w:rPr>
        <w:annotationRef/>
      </w:r>
      <w:r>
        <w:t>sometimes I cite this too</w:t>
      </w:r>
    </w:p>
  </w:comment>
  <w:comment w:id="161" w:author="Vikram Agarwal" w:date="2019-12-28T11:14:00Z" w:initials="VA">
    <w:p w14:paraId="58DBD1A6" w14:textId="092BA98B" w:rsidR="00306166" w:rsidRDefault="00306166">
      <w:pPr>
        <w:pStyle w:val="CommentText"/>
      </w:pPr>
      <w:r>
        <w:rPr>
          <w:rStyle w:val="CommentReference"/>
        </w:rPr>
        <w:annotationRef/>
      </w:r>
      <w:r>
        <w:t xml:space="preserve">2 paragraphs ago you already said this </w:t>
      </w:r>
      <w:proofErr w:type="spellStart"/>
      <w:r>
        <w:t>MPRAanalyze</w:t>
      </w:r>
      <w:proofErr w:type="spellEnd"/>
      <w:r>
        <w:t xml:space="preserve"> </w:t>
      </w:r>
      <w:proofErr w:type="spellStart"/>
      <w:r>
        <w:t>compat</w:t>
      </w:r>
      <w:proofErr w:type="spellEnd"/>
      <w:r>
        <w:t>…so don’t think you need to write it twice, either write it there or here.</w:t>
      </w:r>
    </w:p>
  </w:comment>
  <w:comment w:id="163" w:author="Vikram Agarwal" w:date="2019-12-28T11:16:00Z" w:initials="VA">
    <w:p w14:paraId="55FCFC0D" w14:textId="7C8C6425" w:rsidR="002C1192" w:rsidRDefault="002C1192">
      <w:pPr>
        <w:pStyle w:val="CommentText"/>
      </w:pPr>
      <w:r>
        <w:rPr>
          <w:rStyle w:val="CommentReference"/>
        </w:rPr>
        <w:annotationRef/>
      </w:r>
      <w:r>
        <w:t xml:space="preserve">Starr-seq is type of </w:t>
      </w:r>
      <w:proofErr w:type="spellStart"/>
      <w:r>
        <w:t>episomal</w:t>
      </w:r>
      <w:proofErr w:type="spellEnd"/>
      <w:r>
        <w:t>-based so this is a little confusingly written</w:t>
      </w:r>
    </w:p>
  </w:comment>
  <w:comment w:id="188" w:author="Vikram Agarwal" w:date="2019-12-28T11:27:00Z" w:initials="VA">
    <w:p w14:paraId="0D3258B5" w14:textId="439D0B0A" w:rsidR="009A4E8D" w:rsidRDefault="009A4E8D">
      <w:pPr>
        <w:pStyle w:val="CommentText"/>
      </w:pPr>
      <w:r>
        <w:rPr>
          <w:rStyle w:val="CommentReference"/>
        </w:rPr>
        <w:annotationRef/>
      </w:r>
      <w:r>
        <w:t xml:space="preserve">Why not use CRS instead of </w:t>
      </w:r>
      <w:proofErr w:type="gramStart"/>
      <w:r>
        <w:t>insert</w:t>
      </w:r>
      <w:proofErr w:type="gramEnd"/>
      <w:r>
        <w:t xml:space="preserve"> through all text where appropriate? Don’t think insert will be obvious to lay reader compared to the already-defined CRS</w:t>
      </w:r>
    </w:p>
  </w:comment>
  <w:comment w:id="198" w:author="Vikram Agarwal" w:date="2019-12-28T11:30:00Z" w:initials="VA">
    <w:p w14:paraId="581A6A60" w14:textId="3305B226" w:rsidR="009A4E8D" w:rsidRDefault="009A4E8D">
      <w:pPr>
        <w:pStyle w:val="CommentText"/>
      </w:pPr>
      <w:r>
        <w:rPr>
          <w:rStyle w:val="CommentReference"/>
        </w:rPr>
        <w:annotationRef/>
      </w:r>
      <w:r>
        <w:t xml:space="preserve">Not necessarily…could say a </w:t>
      </w:r>
      <w:proofErr w:type="spellStart"/>
      <w:r>
        <w:t>ChIP</w:t>
      </w:r>
      <w:proofErr w:type="spellEnd"/>
      <w:r>
        <w:t xml:space="preserve"> or ATAC is depending on use case…fixed-length is more specifically accurate though</w:t>
      </w:r>
    </w:p>
  </w:comment>
  <w:comment w:id="200" w:author="Inoue Taka" w:date="2019-12-17T02:44:00Z" w:initials="">
    <w:p w14:paraId="000003B7" w14:textId="77777777" w:rsidR="00DE63D0" w:rsidRDefault="00DE63D0">
      <w:pPr>
        <w:widowControl w:val="0"/>
        <w:pBdr>
          <w:top w:val="nil"/>
          <w:left w:val="nil"/>
          <w:bottom w:val="nil"/>
          <w:right w:val="nil"/>
          <w:between w:val="nil"/>
        </w:pBdr>
        <w:rPr>
          <w:color w:val="000000"/>
        </w:rPr>
      </w:pPr>
      <w:proofErr w:type="spellStart"/>
      <w:r>
        <w:rPr>
          <w:rFonts w:eastAsia="Arial"/>
          <w:color w:val="000000"/>
        </w:rPr>
        <w:t>polyA</w:t>
      </w:r>
      <w:proofErr w:type="spellEnd"/>
      <w:r>
        <w:rPr>
          <w:rFonts w:eastAsia="Arial"/>
          <w:color w:val="000000"/>
        </w:rPr>
        <w:t xml:space="preserve"> is added following 3LTR, but not WPRE, so mRNA purification can make sort of bias. And it should not be done for low RNA-yield samples (e.g. NPCs). I am still not sure if mRNA purification helps better library prep downstream. So I'd like Beth/Martin's input.</w:t>
      </w:r>
    </w:p>
  </w:comment>
  <w:comment w:id="199" w:author="Ahituv, Nadav" w:date="2019-12-21T16:05:00Z" w:initials="AN">
    <w:p w14:paraId="366547C2" w14:textId="401AE9F5" w:rsidR="00DE63D0" w:rsidRDefault="00DE63D0">
      <w:pPr>
        <w:pStyle w:val="CommentText"/>
      </w:pPr>
      <w:r>
        <w:rPr>
          <w:rStyle w:val="CommentReference"/>
        </w:rPr>
        <w:annotationRef/>
      </w:r>
      <w:r>
        <w:t>Beth/Martin, see comment above.</w:t>
      </w:r>
    </w:p>
  </w:comment>
  <w:comment w:id="210" w:author="Vikram Agarwal" w:date="2019-12-28T11:36:00Z" w:initials="VA">
    <w:p w14:paraId="03A18D40" w14:textId="1B50A8C6" w:rsidR="008C3F35" w:rsidRDefault="008C3F35">
      <w:pPr>
        <w:pStyle w:val="CommentText"/>
      </w:pPr>
      <w:r>
        <w:rPr>
          <w:rStyle w:val="CommentReference"/>
        </w:rPr>
        <w:annotationRef/>
      </w:r>
      <w:r>
        <w:t>Worth mentioning limits of the efficiency of cellular transduction here</w:t>
      </w:r>
    </w:p>
  </w:comment>
  <w:comment w:id="223" w:author="Vikram Agarwal" w:date="2019-12-28T11:37:00Z" w:initials="VA">
    <w:p w14:paraId="29B7030A" w14:textId="49681504" w:rsidR="008C3F35" w:rsidRDefault="008C3F35">
      <w:pPr>
        <w:pStyle w:val="CommentText"/>
      </w:pPr>
      <w:r>
        <w:rPr>
          <w:rStyle w:val="CommentReference"/>
        </w:rPr>
        <w:annotationRef/>
      </w:r>
      <w:r>
        <w:t>In a would write log2(RNA/DNA)</w:t>
      </w:r>
    </w:p>
  </w:comment>
  <w:comment w:id="224" w:author="Ahituv, Nadav" w:date="2019-12-18T19:07:00Z" w:initials="">
    <w:p w14:paraId="000003AF" w14:textId="77777777" w:rsidR="00DE63D0" w:rsidRDefault="00DE63D0">
      <w:pPr>
        <w:widowControl w:val="0"/>
        <w:pBdr>
          <w:top w:val="nil"/>
          <w:left w:val="nil"/>
          <w:bottom w:val="nil"/>
          <w:right w:val="nil"/>
          <w:between w:val="nil"/>
        </w:pBdr>
        <w:rPr>
          <w:color w:val="000000"/>
        </w:rPr>
      </w:pPr>
      <w:r>
        <w:rPr>
          <w:rFonts w:eastAsia="Arial"/>
          <w:color w:val="000000"/>
        </w:rPr>
        <w:t>Martin, happy for input here.</w:t>
      </w:r>
    </w:p>
  </w:comment>
  <w:comment w:id="225" w:author="Inoue Taka" w:date="2019-12-17T17:00:00Z" w:initials="">
    <w:p w14:paraId="000003B2" w14:textId="097DA50F" w:rsidR="00DE63D0" w:rsidRDefault="00DE63D0">
      <w:pPr>
        <w:widowControl w:val="0"/>
        <w:pBdr>
          <w:top w:val="nil"/>
          <w:left w:val="nil"/>
          <w:bottom w:val="nil"/>
          <w:right w:val="nil"/>
          <w:between w:val="nil"/>
        </w:pBdr>
        <w:rPr>
          <w:color w:val="000000"/>
        </w:rPr>
      </w:pPr>
      <w:r>
        <w:rPr>
          <w:rFonts w:eastAsia="Arial"/>
          <w:color w:val="000000"/>
        </w:rPr>
        <w:t xml:space="preserve">Beth, we assume that most of the readers use a sequencing core and do not run a sequencer by </w:t>
      </w:r>
      <w:proofErr w:type="spellStart"/>
      <w:r>
        <w:rPr>
          <w:rFonts w:eastAsia="Arial"/>
          <w:color w:val="000000"/>
        </w:rPr>
        <w:t>themself</w:t>
      </w:r>
      <w:proofErr w:type="spellEnd"/>
      <w:r>
        <w:rPr>
          <w:rFonts w:eastAsia="Arial"/>
          <w:color w:val="000000"/>
        </w:rPr>
        <w:t xml:space="preserve">. But if there is anything we should mention here; e.g. 10% </w:t>
      </w:r>
      <w:proofErr w:type="spellStart"/>
      <w:r>
        <w:rPr>
          <w:rFonts w:eastAsia="Arial"/>
          <w:color w:val="000000"/>
        </w:rPr>
        <w:t>phiX</w:t>
      </w:r>
      <w:proofErr w:type="spellEnd"/>
      <w:r>
        <w:rPr>
          <w:rFonts w:eastAsia="Arial"/>
          <w:color w:val="000000"/>
        </w:rPr>
        <w:t xml:space="preserve"> should be spiked in? etc.</w:t>
      </w:r>
    </w:p>
  </w:comment>
  <w:comment w:id="226" w:author="井上 詞貴" w:date="2019-12-20T10:18:00Z" w:initials="井上">
    <w:p w14:paraId="2CFCB957" w14:textId="292A4877" w:rsidR="00DE63D0" w:rsidRDefault="00DE63D0">
      <w:pPr>
        <w:pStyle w:val="CommentText"/>
      </w:pPr>
      <w:r>
        <w:rPr>
          <w:rStyle w:val="CommentReference"/>
        </w:rPr>
        <w:annotationRef/>
      </w:r>
      <w:r>
        <w:rPr>
          <w:rFonts w:hint="eastAsia"/>
        </w:rPr>
        <w:t>S</w:t>
      </w:r>
      <w:r>
        <w:t xml:space="preserve">hould we mention here that the sequencing core should use the </w:t>
      </w:r>
      <w:proofErr w:type="spellStart"/>
      <w:r>
        <w:t>idx</w:t>
      </w:r>
      <w:proofErr w:type="spellEnd"/>
      <w:r>
        <w:t xml:space="preserve"> read 2 for demultiplexing? If demultiplexing is a part of the </w:t>
      </w:r>
      <w:proofErr w:type="spellStart"/>
      <w:r>
        <w:t>MPRAflow</w:t>
      </w:r>
      <w:proofErr w:type="spellEnd"/>
      <w:r>
        <w:t xml:space="preserve"> pipeline, it is not the case, so please delete the text in the b</w:t>
      </w:r>
      <w:r>
        <w:rPr>
          <w:lang w:val="en-US"/>
        </w:rPr>
        <w:t>ra</w:t>
      </w:r>
      <w:proofErr w:type="spellStart"/>
      <w:r>
        <w:t>cket</w:t>
      </w:r>
      <w:proofErr w:type="spellEnd"/>
      <w:r>
        <w:t>.</w:t>
      </w:r>
    </w:p>
  </w:comment>
  <w:comment w:id="227" w:author="Inoue Taka" w:date="2019-12-17T16:46:00Z" w:initials="">
    <w:p w14:paraId="000003B6" w14:textId="77777777" w:rsidR="00DE63D0" w:rsidRDefault="00DE63D0">
      <w:pPr>
        <w:widowControl w:val="0"/>
        <w:pBdr>
          <w:top w:val="nil"/>
          <w:left w:val="nil"/>
          <w:bottom w:val="nil"/>
          <w:right w:val="nil"/>
          <w:between w:val="nil"/>
        </w:pBdr>
        <w:rPr>
          <w:color w:val="000000"/>
        </w:rPr>
      </w:pPr>
      <w:r>
        <w:rPr>
          <w:rFonts w:eastAsia="Arial"/>
          <w:color w:val="000000"/>
        </w:rPr>
        <w:t>Beth, would be great to get your input about how much reaction is needed for high complexity library?</w:t>
      </w:r>
    </w:p>
  </w:comment>
  <w:comment w:id="228" w:author="Inoue Taka" w:date="2019-12-17T16:46:00Z" w:initials="">
    <w:p w14:paraId="000003C1" w14:textId="77777777" w:rsidR="00DE63D0" w:rsidRDefault="00DE63D0">
      <w:pPr>
        <w:widowControl w:val="0"/>
        <w:pBdr>
          <w:top w:val="nil"/>
          <w:left w:val="nil"/>
          <w:bottom w:val="nil"/>
          <w:right w:val="nil"/>
          <w:between w:val="nil"/>
        </w:pBdr>
        <w:rPr>
          <w:color w:val="000000"/>
        </w:rPr>
      </w:pPr>
      <w:r>
        <w:rPr>
          <w:rFonts w:eastAsia="Arial"/>
          <w:color w:val="000000"/>
        </w:rPr>
        <w:t>Beth, input about how much reaction is needed for high complexity library would be great.</w:t>
      </w:r>
    </w:p>
  </w:comment>
  <w:comment w:id="229" w:author="Inoue Taka" w:date="2019-12-17T17:00:00Z" w:initials="">
    <w:p w14:paraId="000003B3" w14:textId="77777777" w:rsidR="00DE63D0" w:rsidRDefault="00DE63D0">
      <w:pPr>
        <w:widowControl w:val="0"/>
        <w:pBdr>
          <w:top w:val="nil"/>
          <w:left w:val="nil"/>
          <w:bottom w:val="nil"/>
          <w:right w:val="nil"/>
          <w:between w:val="nil"/>
        </w:pBdr>
        <w:rPr>
          <w:color w:val="000000"/>
        </w:rPr>
      </w:pPr>
      <w:r>
        <w:rPr>
          <w:rFonts w:eastAsia="Arial"/>
          <w:color w:val="000000"/>
        </w:rPr>
        <w:t xml:space="preserve">Beth, is there anything we should mention here; e.g. 10% </w:t>
      </w:r>
      <w:proofErr w:type="spellStart"/>
      <w:r>
        <w:rPr>
          <w:rFonts w:eastAsia="Arial"/>
          <w:color w:val="000000"/>
        </w:rPr>
        <w:t>phiX</w:t>
      </w:r>
      <w:proofErr w:type="spellEnd"/>
      <w:r>
        <w:rPr>
          <w:rFonts w:eastAsia="Arial"/>
          <w:color w:val="000000"/>
        </w:rPr>
        <w:t xml:space="preserve"> should be spiked in? etc.</w:t>
      </w:r>
    </w:p>
  </w:comment>
  <w:comment w:id="230" w:author="井上 詞貴" w:date="2019-12-20T11:30:00Z" w:initials="井上">
    <w:p w14:paraId="1A91E510" w14:textId="219A5E35" w:rsidR="00DE63D0" w:rsidRDefault="00DE63D0">
      <w:pPr>
        <w:pStyle w:val="CommentText"/>
      </w:pPr>
      <w:r>
        <w:rPr>
          <w:rStyle w:val="CommentReference"/>
        </w:rPr>
        <w:annotationRef/>
      </w:r>
      <w:r>
        <w:rPr>
          <w:rFonts w:hint="eastAsia"/>
        </w:rPr>
        <w:t>S</w:t>
      </w:r>
      <w:r>
        <w:t xml:space="preserve">hould we mention here that the sequencing core should use the </w:t>
      </w:r>
      <w:proofErr w:type="spellStart"/>
      <w:r>
        <w:t>idx</w:t>
      </w:r>
      <w:proofErr w:type="spellEnd"/>
      <w:r>
        <w:t xml:space="preserve"> read 2 for demultiplexing? If demultiplexing is a part of the </w:t>
      </w:r>
      <w:proofErr w:type="spellStart"/>
      <w:r>
        <w:t>MPRAflow</w:t>
      </w:r>
      <w:proofErr w:type="spellEnd"/>
      <w:r>
        <w:t xml:space="preserve"> pipeline, it is not the case, so please delete the text in the b</w:t>
      </w:r>
      <w:r>
        <w:rPr>
          <w:lang w:val="en-US"/>
        </w:rPr>
        <w:t>ra</w:t>
      </w:r>
      <w:proofErr w:type="spellStart"/>
      <w:r>
        <w:t>cket</w:t>
      </w:r>
      <w:proofErr w:type="spellEnd"/>
      <w:r>
        <w:t>.</w:t>
      </w:r>
    </w:p>
  </w:comment>
  <w:comment w:id="231" w:author="井上 詞貴" w:date="2019-12-20T11:28:00Z" w:initials="井上">
    <w:p w14:paraId="2CD721A2" w14:textId="743EAE98" w:rsidR="00DE63D0" w:rsidRDefault="00DE63D0">
      <w:pPr>
        <w:pStyle w:val="CommentText"/>
      </w:pPr>
      <w:r>
        <w:rPr>
          <w:rStyle w:val="CommentReference"/>
        </w:rPr>
        <w:annotationRef/>
      </w:r>
      <w:r>
        <w:rPr>
          <w:rFonts w:hint="eastAsia"/>
        </w:rPr>
        <w:t>A</w:t>
      </w:r>
      <w:r>
        <w:t>ny inputs are appreciated in terms of read depth required.</w:t>
      </w:r>
    </w:p>
  </w:comment>
  <w:comment w:id="234" w:author="Vikram Agarwal" w:date="2019-12-28T11:38:00Z" w:initials="VA">
    <w:p w14:paraId="4E9918A5" w14:textId="2D12BDFE" w:rsidR="008C3F35" w:rsidRDefault="008C3F35">
      <w:pPr>
        <w:pStyle w:val="CommentText"/>
      </w:pPr>
      <w:r>
        <w:rPr>
          <w:rStyle w:val="CommentReference"/>
        </w:rPr>
        <w:annotationRef/>
      </w:r>
      <w:r>
        <w:t xml:space="preserve">Keep </w:t>
      </w:r>
      <w:proofErr w:type="spellStart"/>
      <w:r>
        <w:t>Nextflow</w:t>
      </w:r>
      <w:proofErr w:type="spellEnd"/>
      <w:r>
        <w:t xml:space="preserve"> or </w:t>
      </w:r>
      <w:proofErr w:type="spellStart"/>
      <w:r>
        <w:t>nextflow</w:t>
      </w:r>
      <w:proofErr w:type="spellEnd"/>
      <w:r>
        <w:t xml:space="preserve"> consistent throughout paper…I see a mix of both</w:t>
      </w:r>
    </w:p>
  </w:comment>
  <w:comment w:id="243" w:author="Vikram Agarwal" w:date="2019-12-28T11:40:00Z" w:initials="VA">
    <w:p w14:paraId="017FFD70" w14:textId="7AA68E02" w:rsidR="008C3F35" w:rsidRDefault="008C3F35">
      <w:pPr>
        <w:pStyle w:val="CommentText"/>
      </w:pPr>
      <w:r>
        <w:rPr>
          <w:rStyle w:val="CommentReference"/>
        </w:rPr>
        <w:annotationRef/>
      </w:r>
      <w:r>
        <w:t>Not obvious what “control category” means to lay reader, unless defined somewhere</w:t>
      </w:r>
    </w:p>
  </w:comment>
  <w:comment w:id="252" w:author="Vikram Agarwal" w:date="2019-12-28T11:42:00Z" w:initials="VA">
    <w:p w14:paraId="5C8A4045" w14:textId="3914B397" w:rsidR="00166C90" w:rsidRDefault="00166C90">
      <w:pPr>
        <w:pStyle w:val="CommentText"/>
      </w:pPr>
      <w:r>
        <w:rPr>
          <w:rStyle w:val="CommentReference"/>
        </w:rPr>
        <w:annotationRef/>
      </w:r>
      <w:r>
        <w:t>A little messy and hard to read, make image instead with each row being complete and not looped to next line? Or decrease font size…optional if too tough though</w:t>
      </w:r>
    </w:p>
  </w:comment>
  <w:comment w:id="257" w:author="Vikram Agarwal" w:date="2019-12-28T11:45:00Z" w:initials="VA">
    <w:p w14:paraId="107261E9" w14:textId="4079A1EB" w:rsidR="00166C90" w:rsidRDefault="00166C90">
      <w:pPr>
        <w:pStyle w:val="CommentText"/>
      </w:pPr>
      <w:r>
        <w:rPr>
          <w:rStyle w:val="CommentReference"/>
        </w:rPr>
        <w:annotationRef/>
      </w:r>
      <w:r>
        <w:t>Same as before</w:t>
      </w:r>
    </w:p>
  </w:comment>
  <w:comment w:id="262" w:author="Vikram Agarwal" w:date="2019-12-28T11:47:00Z" w:initials="VA">
    <w:p w14:paraId="5335FEFE" w14:textId="3733D718" w:rsidR="00FB57CA" w:rsidRDefault="00FB57CA">
      <w:pPr>
        <w:pStyle w:val="CommentText"/>
      </w:pPr>
      <w:r>
        <w:rPr>
          <w:rStyle w:val="CommentReference"/>
        </w:rPr>
        <w:annotationRef/>
      </w:r>
      <w:r>
        <w:t xml:space="preserve">Rec changing all pickle files to </w:t>
      </w:r>
      <w:proofErr w:type="spellStart"/>
      <w:r>
        <w:t>pkl</w:t>
      </w:r>
      <w:proofErr w:type="spellEnd"/>
      <w:r>
        <w:t>…this is the standard I think for pickle files?</w:t>
      </w:r>
    </w:p>
  </w:comment>
  <w:comment w:id="263" w:author="Vikram Agarwal" w:date="2019-12-28T11:48:00Z" w:initials="VA">
    <w:p w14:paraId="1DB0CDD6" w14:textId="3AA5853B" w:rsidR="00FB57CA" w:rsidRDefault="00FB57CA">
      <w:pPr>
        <w:pStyle w:val="CommentText"/>
      </w:pPr>
      <w:r>
        <w:rPr>
          <w:rStyle w:val="CommentReference"/>
        </w:rPr>
        <w:annotationRef/>
      </w:r>
      <w:r>
        <w:t>General comment that usually if a flag exists (--</w:t>
      </w:r>
      <w:proofErr w:type="spellStart"/>
      <w:r>
        <w:t>mpraanalyze</w:t>
      </w:r>
      <w:proofErr w:type="spellEnd"/>
      <w:r>
        <w:t>), it’s not necessary to put 0/1 as the lack of a flag means don’t use it by default…would change this down the road for simplicity</w:t>
      </w:r>
    </w:p>
  </w:comment>
  <w:comment w:id="264" w:author="Ahituv, Nadav" w:date="2019-12-21T16:28:00Z" w:initials="AN">
    <w:p w14:paraId="2AE37F40" w14:textId="36581939" w:rsidR="00DE63D0" w:rsidRDefault="00DE63D0">
      <w:pPr>
        <w:pStyle w:val="CommentText"/>
      </w:pPr>
      <w:r>
        <w:rPr>
          <w:rStyle w:val="CommentReference"/>
        </w:rPr>
        <w:annotationRef/>
      </w:r>
      <w:r>
        <w:t>Max &amp; Martin, if you think fitting maybe add a figure for this section.</w:t>
      </w:r>
    </w:p>
  </w:comment>
  <w:comment w:id="280" w:author="Gracie Gordon" w:date="2019-12-16T21:58:00Z" w:initials="">
    <w:p w14:paraId="000003B9" w14:textId="77777777" w:rsidR="00DE63D0" w:rsidRDefault="00DE63D0">
      <w:pPr>
        <w:widowControl w:val="0"/>
        <w:pBdr>
          <w:top w:val="nil"/>
          <w:left w:val="nil"/>
          <w:bottom w:val="nil"/>
          <w:right w:val="nil"/>
          <w:between w:val="nil"/>
        </w:pBdr>
        <w:rPr>
          <w:color w:val="000000"/>
        </w:rPr>
      </w:pPr>
      <w:r>
        <w:rPr>
          <w:rFonts w:eastAsia="Arial"/>
          <w:color w:val="000000"/>
        </w:rPr>
        <w:t>Vikram is currently working on submitting the data, so we don't have a number yet.</w:t>
      </w:r>
    </w:p>
  </w:comment>
  <w:comment w:id="281" w:author="Vikram Agarwal" w:date="2019-12-28T11:51:00Z" w:initials="VA">
    <w:p w14:paraId="53C71834" w14:textId="08FCE30C" w:rsidR="00FB57CA" w:rsidRDefault="00FB57CA">
      <w:pPr>
        <w:pStyle w:val="CommentText"/>
      </w:pPr>
      <w:r>
        <w:rPr>
          <w:rStyle w:val="CommentReference"/>
        </w:rPr>
        <w:annotationRef/>
      </w:r>
      <w:r>
        <w:t>I finished submitting but just waiting back from GEO…I would also cite Klein et al. here</w:t>
      </w:r>
    </w:p>
  </w:comment>
  <w:comment w:id="283" w:author="Ahituv, Nadav" w:date="2019-12-18T19:46:00Z" w:initials="">
    <w:p w14:paraId="000003C3" w14:textId="77777777" w:rsidR="00DE63D0" w:rsidRDefault="00DE63D0">
      <w:pPr>
        <w:widowControl w:val="0"/>
        <w:pBdr>
          <w:top w:val="nil"/>
          <w:left w:val="nil"/>
          <w:bottom w:val="nil"/>
          <w:right w:val="nil"/>
          <w:between w:val="nil"/>
        </w:pBdr>
        <w:rPr>
          <w:color w:val="000000"/>
        </w:rPr>
      </w:pPr>
      <w:r>
        <w:rPr>
          <w:rFonts w:eastAsia="Arial"/>
          <w:color w:val="000000"/>
        </w:rPr>
        <w:t>All, please add to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89F05" w15:done="0"/>
  <w15:commentEx w15:paraId="048C5B5B" w15:done="0"/>
  <w15:commentEx w15:paraId="2CEA8386" w15:done="0"/>
  <w15:commentEx w15:paraId="1370E223" w15:done="0"/>
  <w15:commentEx w15:paraId="7F3187CF" w15:done="0"/>
  <w15:commentEx w15:paraId="38EF36B9" w15:done="0"/>
  <w15:commentEx w15:paraId="4030F242" w15:done="0"/>
  <w15:commentEx w15:paraId="718D4312" w15:done="0"/>
  <w15:commentEx w15:paraId="6D70C8CB" w15:done="0"/>
  <w15:commentEx w15:paraId="6865F64B" w15:done="0"/>
  <w15:commentEx w15:paraId="63802660" w15:done="0"/>
  <w15:commentEx w15:paraId="6A79F030" w15:done="0"/>
  <w15:commentEx w15:paraId="4AA466DE" w15:done="0"/>
  <w15:commentEx w15:paraId="69F42D19" w15:done="0"/>
  <w15:commentEx w15:paraId="279B14EC" w15:done="0"/>
  <w15:commentEx w15:paraId="58DBD1A6" w15:done="0"/>
  <w15:commentEx w15:paraId="55FCFC0D" w15:done="0"/>
  <w15:commentEx w15:paraId="0D3258B5" w15:done="0"/>
  <w15:commentEx w15:paraId="581A6A60" w15:done="0"/>
  <w15:commentEx w15:paraId="000003B7" w15:done="0"/>
  <w15:commentEx w15:paraId="366547C2" w15:paraIdParent="000003B7" w15:done="0"/>
  <w15:commentEx w15:paraId="03A18D40" w15:done="0"/>
  <w15:commentEx w15:paraId="29B7030A" w15:done="0"/>
  <w15:commentEx w15:paraId="000003AF" w15:done="0"/>
  <w15:commentEx w15:paraId="000003B2" w15:done="0"/>
  <w15:commentEx w15:paraId="2CFCB957" w15:done="0"/>
  <w15:commentEx w15:paraId="000003B6" w15:done="0"/>
  <w15:commentEx w15:paraId="000003C1" w15:done="0"/>
  <w15:commentEx w15:paraId="000003B3" w15:done="0"/>
  <w15:commentEx w15:paraId="1A91E510" w15:done="0"/>
  <w15:commentEx w15:paraId="2CD721A2" w15:done="0"/>
  <w15:commentEx w15:paraId="4E9918A5" w15:done="0"/>
  <w15:commentEx w15:paraId="017FFD70" w15:done="0"/>
  <w15:commentEx w15:paraId="5C8A4045" w15:done="0"/>
  <w15:commentEx w15:paraId="107261E9" w15:done="0"/>
  <w15:commentEx w15:paraId="5335FEFE" w15:done="0"/>
  <w15:commentEx w15:paraId="1DB0CDD6" w15:done="0"/>
  <w15:commentEx w15:paraId="2AE37F40" w15:done="0"/>
  <w15:commentEx w15:paraId="000003B9" w15:done="0"/>
  <w15:commentEx w15:paraId="53C71834" w15:done="0"/>
  <w15:commentEx w15:paraId="00000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89F05" w16cid:durableId="21B1A995"/>
  <w16cid:commentId w16cid:paraId="048C5B5B" w16cid:durableId="21B1AA75"/>
  <w16cid:commentId w16cid:paraId="2CEA8386" w16cid:durableId="21B1AB2F"/>
  <w16cid:commentId w16cid:paraId="1370E223" w16cid:durableId="21B1ABA5"/>
  <w16cid:commentId w16cid:paraId="7F3187CF" w16cid:durableId="21B1ADE7"/>
  <w16cid:commentId w16cid:paraId="38EF36B9" w16cid:durableId="21B1AE90"/>
  <w16cid:commentId w16cid:paraId="4030F242" w16cid:durableId="21B1AED3"/>
  <w16cid:commentId w16cid:paraId="718D4312" w16cid:durableId="21B1B19C"/>
  <w16cid:commentId w16cid:paraId="6D70C8CB" w16cid:durableId="21B1B1EF"/>
  <w16cid:commentId w16cid:paraId="6865F64B" w16cid:durableId="21B1B22E"/>
  <w16cid:commentId w16cid:paraId="63802660" w16cid:durableId="21B1B262"/>
  <w16cid:commentId w16cid:paraId="6A79F030" w16cid:durableId="21B1B334"/>
  <w16cid:commentId w16cid:paraId="4AA466DE" w16cid:durableId="21A9B777"/>
  <w16cid:commentId w16cid:paraId="69F42D19" w16cid:durableId="21B1B6AE"/>
  <w16cid:commentId w16cid:paraId="279B14EC" w16cid:durableId="21B1B6B3"/>
  <w16cid:commentId w16cid:paraId="58DBD1A6" w16cid:durableId="21B1B79B"/>
  <w16cid:commentId w16cid:paraId="55FCFC0D" w16cid:durableId="21B1B807"/>
  <w16cid:commentId w16cid:paraId="0D3258B5" w16cid:durableId="21B1BABA"/>
  <w16cid:commentId w16cid:paraId="581A6A60" w16cid:durableId="21B1BB6A"/>
  <w16cid:commentId w16cid:paraId="000003B7" w16cid:durableId="21A6129E"/>
  <w16cid:commentId w16cid:paraId="366547C2" w16cid:durableId="21A9B783"/>
  <w16cid:commentId w16cid:paraId="03A18D40" w16cid:durableId="21B1BCAA"/>
  <w16cid:commentId w16cid:paraId="29B7030A" w16cid:durableId="21B1BCF2"/>
  <w16cid:commentId w16cid:paraId="000003AF" w16cid:durableId="21A61293"/>
  <w16cid:commentId w16cid:paraId="000003B2" w16cid:durableId="21A61292"/>
  <w16cid:commentId w16cid:paraId="2CFCB957" w16cid:durableId="21A71E7A"/>
  <w16cid:commentId w16cid:paraId="000003B6" w16cid:durableId="21A61291"/>
  <w16cid:commentId w16cid:paraId="000003C1" w16cid:durableId="21A61290"/>
  <w16cid:commentId w16cid:paraId="000003B3" w16cid:durableId="21A6128F"/>
  <w16cid:commentId w16cid:paraId="1A91E510" w16cid:durableId="21A72F5C"/>
  <w16cid:commentId w16cid:paraId="2CD721A2" w16cid:durableId="21A72EF3"/>
  <w16cid:commentId w16cid:paraId="4E9918A5" w16cid:durableId="21B1BD53"/>
  <w16cid:commentId w16cid:paraId="017FFD70" w16cid:durableId="21B1BDB6"/>
  <w16cid:commentId w16cid:paraId="5C8A4045" w16cid:durableId="21B1BE38"/>
  <w16cid:commentId w16cid:paraId="107261E9" w16cid:durableId="21B1BEDC"/>
  <w16cid:commentId w16cid:paraId="5335FEFE" w16cid:durableId="21B1BF43"/>
  <w16cid:commentId w16cid:paraId="1DB0CDD6" w16cid:durableId="21B1BF70"/>
  <w16cid:commentId w16cid:paraId="2AE37F40" w16cid:durableId="21A9B77B"/>
  <w16cid:commentId w16cid:paraId="000003B9" w16cid:durableId="21A6128D"/>
  <w16cid:commentId w16cid:paraId="53C71834" w16cid:durableId="21B1C04D"/>
  <w16cid:commentId w16cid:paraId="000003C3" w16cid:durableId="21A612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Noto Sans Symbols">
    <w:panose1 w:val="020B0604020202020204"/>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586B"/>
    <w:multiLevelType w:val="multilevel"/>
    <w:tmpl w:val="B00C2CDC"/>
    <w:lvl w:ilvl="0">
      <w:start w:val="58"/>
      <w:numFmt w:val="bullet"/>
      <w:lvlText w:val="-"/>
      <w:lvlJc w:val="left"/>
      <w:pPr>
        <w:ind w:left="360" w:hanging="360"/>
      </w:pPr>
      <w:rPr>
        <w:rFonts w:ascii="Times" w:eastAsia="Times" w:hAnsi="Times" w:cs="Time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 w15:restartNumberingAfterBreak="0">
    <w:nsid w:val="1F2335C0"/>
    <w:multiLevelType w:val="multilevel"/>
    <w:tmpl w:val="84C87D52"/>
    <w:lvl w:ilvl="0">
      <w:start w:val="1"/>
      <w:numFmt w:val="decimal"/>
      <w:lvlText w:val="%1."/>
      <w:lvlJc w:val="left"/>
      <w:pPr>
        <w:ind w:left="360" w:hanging="36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2" w15:restartNumberingAfterBreak="0">
    <w:nsid w:val="2C2F4106"/>
    <w:multiLevelType w:val="multilevel"/>
    <w:tmpl w:val="988006CC"/>
    <w:lvl w:ilvl="0">
      <w:start w:val="1"/>
      <w:numFmt w:val="decimal"/>
      <w:lvlText w:val="%1."/>
      <w:lvlJc w:val="left"/>
      <w:pPr>
        <w:ind w:left="360" w:hanging="360"/>
      </w:pPr>
      <w:rPr>
        <w:b w:val="0"/>
        <w:color w:val="000000"/>
      </w:r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3" w15:restartNumberingAfterBreak="0">
    <w:nsid w:val="322B6615"/>
    <w:multiLevelType w:val="multilevel"/>
    <w:tmpl w:val="EC0C0662"/>
    <w:lvl w:ilvl="0">
      <w:start w:val="7"/>
      <w:numFmt w:val="bullet"/>
      <w:lvlText w:val="-"/>
      <w:lvlJc w:val="left"/>
      <w:pPr>
        <w:ind w:left="360" w:hanging="360"/>
      </w:pPr>
      <w:rPr>
        <w:rFonts w:ascii="Times" w:eastAsia="Times" w:hAnsi="Times" w:cs="Time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4" w15:restartNumberingAfterBreak="0">
    <w:nsid w:val="43F71998"/>
    <w:multiLevelType w:val="multilevel"/>
    <w:tmpl w:val="1E18CAE4"/>
    <w:lvl w:ilvl="0">
      <w:start w:val="1"/>
      <w:numFmt w:val="decimal"/>
      <w:lvlText w:val="%1."/>
      <w:lvlJc w:val="left"/>
      <w:pPr>
        <w:ind w:left="360" w:hanging="36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num w:numId="1">
    <w:abstractNumId w:val="4"/>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kram Agarwal">
    <w15:presenceInfo w15:providerId="AD" w15:userId="S::vagar@calicolabs.onmicrosoft.com::fe0f4d5c-b43d-4e4c-9895-ab5116668990"/>
  </w15:person>
  <w15:person w15:author="Ahituv, Nadav">
    <w15:presenceInfo w15:providerId="AD" w15:userId="S-1-5-21-2695169584-3817918341-3537416689-79285"/>
  </w15:person>
  <w15:person w15:author="井上 詞貴">
    <w15:presenceInfo w15:providerId="Windows Live" w15:userId="9fb945a9d97fcc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B99"/>
    <w:rsid w:val="0000241A"/>
    <w:rsid w:val="00034138"/>
    <w:rsid w:val="0003794E"/>
    <w:rsid w:val="000A3D12"/>
    <w:rsid w:val="000B26BF"/>
    <w:rsid w:val="000D7DE0"/>
    <w:rsid w:val="000E1FD5"/>
    <w:rsid w:val="0015216C"/>
    <w:rsid w:val="00166C90"/>
    <w:rsid w:val="001A604A"/>
    <w:rsid w:val="001B0D85"/>
    <w:rsid w:val="001D48BA"/>
    <w:rsid w:val="00222734"/>
    <w:rsid w:val="002B0191"/>
    <w:rsid w:val="002C1192"/>
    <w:rsid w:val="002E0F82"/>
    <w:rsid w:val="002E1156"/>
    <w:rsid w:val="00306166"/>
    <w:rsid w:val="003146E3"/>
    <w:rsid w:val="00357E55"/>
    <w:rsid w:val="0037058B"/>
    <w:rsid w:val="00412635"/>
    <w:rsid w:val="004338EC"/>
    <w:rsid w:val="00463F54"/>
    <w:rsid w:val="00506B53"/>
    <w:rsid w:val="00532E70"/>
    <w:rsid w:val="0056032C"/>
    <w:rsid w:val="005F0E1D"/>
    <w:rsid w:val="00603B99"/>
    <w:rsid w:val="00660941"/>
    <w:rsid w:val="006B7686"/>
    <w:rsid w:val="006F2785"/>
    <w:rsid w:val="00746B03"/>
    <w:rsid w:val="00790ABA"/>
    <w:rsid w:val="008C3F35"/>
    <w:rsid w:val="0090753A"/>
    <w:rsid w:val="00932561"/>
    <w:rsid w:val="00942941"/>
    <w:rsid w:val="009A4E8D"/>
    <w:rsid w:val="00A369FF"/>
    <w:rsid w:val="00A64218"/>
    <w:rsid w:val="00AA23EF"/>
    <w:rsid w:val="00AA25E4"/>
    <w:rsid w:val="00AC0A05"/>
    <w:rsid w:val="00B01766"/>
    <w:rsid w:val="00C03347"/>
    <w:rsid w:val="00C06438"/>
    <w:rsid w:val="00C3366A"/>
    <w:rsid w:val="00D51063"/>
    <w:rsid w:val="00D94811"/>
    <w:rsid w:val="00DE63D0"/>
    <w:rsid w:val="00DF3D58"/>
    <w:rsid w:val="00E27E3B"/>
    <w:rsid w:val="00E407C9"/>
    <w:rsid w:val="00E67061"/>
    <w:rsid w:val="00EC4D04"/>
    <w:rsid w:val="00ED263B"/>
    <w:rsid w:val="00EE04A2"/>
    <w:rsid w:val="00F825B9"/>
    <w:rsid w:val="00FB57CA"/>
    <w:rsid w:val="00FD0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9C49"/>
  <w15:docId w15:val="{5E26C834-A408-2C4E-88B1-2B9EBE2FD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F54"/>
    <w:pPr>
      <w:spacing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uiPriority w:val="9"/>
    <w:qFormat/>
    <w:pPr>
      <w:keepNext/>
      <w:keepLines/>
      <w:spacing w:before="400" w:after="120" w:line="276" w:lineRule="auto"/>
      <w:outlineLvl w:val="0"/>
    </w:pPr>
    <w:rPr>
      <w:rFonts w:ascii="Arial" w:eastAsiaTheme="minorEastAsia" w:hAnsi="Arial" w:cs="Arial"/>
      <w:sz w:val="40"/>
      <w:szCs w:val="40"/>
      <w:lang w:val="en" w:eastAsia="ja-JP"/>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Theme="minorEastAsia" w:hAnsi="Arial" w:cs="Arial"/>
      <w:sz w:val="32"/>
      <w:szCs w:val="32"/>
      <w:lang w:val="en" w:eastAsia="ja-JP"/>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Theme="minorEastAsia" w:hAnsi="Arial" w:cs="Arial"/>
      <w:color w:val="434343"/>
      <w:sz w:val="28"/>
      <w:szCs w:val="28"/>
      <w:lang w:val="en" w:eastAsia="ja-JP"/>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Theme="minorEastAsia" w:hAnsi="Arial" w:cs="Arial"/>
      <w:color w:val="666666"/>
      <w:lang w:val="en" w:eastAsia="ja-JP"/>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Theme="minorEastAsia" w:hAnsi="Arial" w:cs="Arial"/>
      <w:color w:val="666666"/>
      <w:sz w:val="22"/>
      <w:szCs w:val="22"/>
      <w:lang w:val="en" w:eastAsia="ja-JP"/>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Theme="minorEastAsia" w:hAnsi="Arial" w:cs="Arial"/>
      <w:i/>
      <w:color w:val="666666"/>
      <w:sz w:val="22"/>
      <w:szCs w:val="22"/>
      <w:lang w:val="e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line="276" w:lineRule="auto"/>
    </w:pPr>
    <w:rPr>
      <w:rFonts w:ascii="Arial" w:eastAsiaTheme="minorEastAsia" w:hAnsi="Arial" w:cs="Arial"/>
      <w:sz w:val="52"/>
      <w:szCs w:val="52"/>
      <w:lang w:val="en" w:eastAsia="ja-JP"/>
    </w:rPr>
  </w:style>
  <w:style w:type="paragraph" w:styleId="Subtitle">
    <w:name w:val="Subtitle"/>
    <w:basedOn w:val="Normal"/>
    <w:next w:val="Normal"/>
    <w:uiPriority w:val="11"/>
    <w:qFormat/>
    <w:pPr>
      <w:keepNext/>
      <w:keepLines/>
      <w:spacing w:after="320" w:line="276" w:lineRule="auto"/>
    </w:pPr>
    <w:rPr>
      <w:rFonts w:ascii="Arial" w:eastAsiaTheme="minorEastAsia" w:hAnsi="Arial" w:cs="Arial"/>
      <w:color w:val="666666"/>
      <w:sz w:val="30"/>
      <w:szCs w:val="30"/>
      <w:lang w:val="en" w:eastAsia="ja-JP"/>
    </w:rPr>
  </w:style>
  <w:style w:type="table" w:customStyle="1" w:styleId="a">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Theme="minorEastAsia" w:hAnsi="Arial" w:cs="Arial"/>
      <w:sz w:val="20"/>
      <w:szCs w:val="20"/>
      <w:lang w:val="en" w:eastAsia="ja-JP"/>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46002"/>
    <w:rPr>
      <w:rFonts w:ascii="Segoe UI" w:eastAsiaTheme="minorEastAsia" w:hAnsi="Segoe UI" w:cs="Segoe UI"/>
      <w:sz w:val="18"/>
      <w:szCs w:val="18"/>
      <w:lang w:val="en" w:eastAsia="ja-JP"/>
    </w:rPr>
  </w:style>
  <w:style w:type="character" w:customStyle="1" w:styleId="BalloonTextChar">
    <w:name w:val="Balloon Text Char"/>
    <w:basedOn w:val="DefaultParagraphFont"/>
    <w:link w:val="BalloonText"/>
    <w:uiPriority w:val="99"/>
    <w:semiHidden/>
    <w:rsid w:val="00446002"/>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46002"/>
    <w:rPr>
      <w:b/>
      <w:bCs/>
    </w:rPr>
  </w:style>
  <w:style w:type="character" w:customStyle="1" w:styleId="CommentSubjectChar">
    <w:name w:val="Comment Subject Char"/>
    <w:basedOn w:val="CommentTextChar"/>
    <w:link w:val="CommentSubject"/>
    <w:uiPriority w:val="99"/>
    <w:semiHidden/>
    <w:rsid w:val="00446002"/>
    <w:rPr>
      <w:b/>
      <w:bCs/>
      <w:sz w:val="20"/>
      <w:szCs w:val="20"/>
    </w:rPr>
  </w:style>
  <w:style w:type="paragraph" w:customStyle="1" w:styleId="EndNoteBibliographyTitle">
    <w:name w:val="EndNote Bibliography Title"/>
    <w:basedOn w:val="Normal"/>
    <w:link w:val="EndNoteBibliographyTitleChar"/>
    <w:rsid w:val="00761F02"/>
    <w:pPr>
      <w:spacing w:line="276" w:lineRule="auto"/>
      <w:jc w:val="center"/>
    </w:pPr>
    <w:rPr>
      <w:rFonts w:ascii="Arial" w:eastAsiaTheme="minorEastAsia" w:hAnsi="Arial" w:cs="Arial"/>
      <w:noProof/>
      <w:sz w:val="22"/>
      <w:szCs w:val="22"/>
      <w:lang w:eastAsia="ja-JP"/>
    </w:rPr>
  </w:style>
  <w:style w:type="character" w:customStyle="1" w:styleId="EndNoteBibliographyTitleChar">
    <w:name w:val="EndNote Bibliography Title Char"/>
    <w:basedOn w:val="DefaultParagraphFont"/>
    <w:link w:val="EndNoteBibliographyTitle"/>
    <w:rsid w:val="00761F02"/>
    <w:rPr>
      <w:noProof/>
      <w:lang w:val="en-US"/>
    </w:rPr>
  </w:style>
  <w:style w:type="paragraph" w:customStyle="1" w:styleId="EndNoteBibliography">
    <w:name w:val="EndNote Bibliography"/>
    <w:basedOn w:val="Normal"/>
    <w:link w:val="EndNoteBibliographyChar"/>
    <w:rsid w:val="00761F02"/>
    <w:rPr>
      <w:rFonts w:ascii="Arial" w:eastAsiaTheme="minorEastAsia" w:hAnsi="Arial" w:cs="Arial"/>
      <w:noProof/>
      <w:sz w:val="22"/>
      <w:szCs w:val="22"/>
      <w:lang w:eastAsia="ja-JP"/>
    </w:rPr>
  </w:style>
  <w:style w:type="character" w:customStyle="1" w:styleId="EndNoteBibliographyChar">
    <w:name w:val="EndNote Bibliography Char"/>
    <w:basedOn w:val="DefaultParagraphFont"/>
    <w:link w:val="EndNoteBibliography"/>
    <w:rsid w:val="00761F02"/>
    <w:rPr>
      <w:noProof/>
      <w:lang w:val="en-US"/>
    </w:rPr>
  </w:style>
  <w:style w:type="character" w:styleId="Hyperlink">
    <w:name w:val="Hyperlink"/>
    <w:basedOn w:val="DefaultParagraphFont"/>
    <w:uiPriority w:val="99"/>
    <w:unhideWhenUsed/>
    <w:rsid w:val="00800299"/>
    <w:rPr>
      <w:color w:val="0000FF" w:themeColor="hyperlink"/>
      <w:u w:val="single"/>
    </w:rPr>
  </w:style>
  <w:style w:type="table" w:customStyle="1" w:styleId="af4">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rPr>
      <w:rFonts w:ascii="Cambria" w:eastAsia="Cambria" w:hAnsi="Cambria" w:cs="Cambria"/>
      <w:sz w:val="21"/>
      <w:szCs w:val="21"/>
    </w:rPr>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90753A"/>
    <w:rPr>
      <w:color w:val="605E5C"/>
      <w:shd w:val="clear" w:color="auto" w:fill="E1DFDD"/>
    </w:rPr>
  </w:style>
  <w:style w:type="paragraph" w:styleId="Revision">
    <w:name w:val="Revision"/>
    <w:hidden/>
    <w:uiPriority w:val="99"/>
    <w:semiHidden/>
    <w:rsid w:val="00E6706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7365">
      <w:bodyDiv w:val="1"/>
      <w:marLeft w:val="0"/>
      <w:marRight w:val="0"/>
      <w:marTop w:val="0"/>
      <w:marBottom w:val="0"/>
      <w:divBdr>
        <w:top w:val="none" w:sz="0" w:space="0" w:color="auto"/>
        <w:left w:val="none" w:sz="0" w:space="0" w:color="auto"/>
        <w:bottom w:val="none" w:sz="0" w:space="0" w:color="auto"/>
        <w:right w:val="none" w:sz="0" w:space="0" w:color="auto"/>
      </w:divBdr>
    </w:div>
    <w:div w:id="408577426">
      <w:bodyDiv w:val="1"/>
      <w:marLeft w:val="0"/>
      <w:marRight w:val="0"/>
      <w:marTop w:val="0"/>
      <w:marBottom w:val="0"/>
      <w:divBdr>
        <w:top w:val="none" w:sz="0" w:space="0" w:color="auto"/>
        <w:left w:val="none" w:sz="0" w:space="0" w:color="auto"/>
        <w:bottom w:val="none" w:sz="0" w:space="0" w:color="auto"/>
        <w:right w:val="none" w:sz="0" w:space="0" w:color="auto"/>
      </w:divBdr>
    </w:div>
    <w:div w:id="632638770">
      <w:bodyDiv w:val="1"/>
      <w:marLeft w:val="0"/>
      <w:marRight w:val="0"/>
      <w:marTop w:val="0"/>
      <w:marBottom w:val="0"/>
      <w:divBdr>
        <w:top w:val="none" w:sz="0" w:space="0" w:color="auto"/>
        <w:left w:val="none" w:sz="0" w:space="0" w:color="auto"/>
        <w:bottom w:val="none" w:sz="0" w:space="0" w:color="auto"/>
        <w:right w:val="none" w:sz="0" w:space="0" w:color="auto"/>
      </w:divBdr>
    </w:div>
    <w:div w:id="741950503">
      <w:bodyDiv w:val="1"/>
      <w:marLeft w:val="0"/>
      <w:marRight w:val="0"/>
      <w:marTop w:val="0"/>
      <w:marBottom w:val="0"/>
      <w:divBdr>
        <w:top w:val="none" w:sz="0" w:space="0" w:color="auto"/>
        <w:left w:val="none" w:sz="0" w:space="0" w:color="auto"/>
        <w:bottom w:val="none" w:sz="0" w:space="0" w:color="auto"/>
        <w:right w:val="none" w:sz="0" w:space="0" w:color="auto"/>
      </w:divBdr>
    </w:div>
    <w:div w:id="892079742">
      <w:bodyDiv w:val="1"/>
      <w:marLeft w:val="0"/>
      <w:marRight w:val="0"/>
      <w:marTop w:val="0"/>
      <w:marBottom w:val="0"/>
      <w:divBdr>
        <w:top w:val="none" w:sz="0" w:space="0" w:color="auto"/>
        <w:left w:val="none" w:sz="0" w:space="0" w:color="auto"/>
        <w:bottom w:val="none" w:sz="0" w:space="0" w:color="auto"/>
        <w:right w:val="none" w:sz="0" w:space="0" w:color="auto"/>
      </w:divBdr>
    </w:div>
    <w:div w:id="1102335589">
      <w:bodyDiv w:val="1"/>
      <w:marLeft w:val="0"/>
      <w:marRight w:val="0"/>
      <w:marTop w:val="0"/>
      <w:marBottom w:val="0"/>
      <w:divBdr>
        <w:top w:val="none" w:sz="0" w:space="0" w:color="auto"/>
        <w:left w:val="none" w:sz="0" w:space="0" w:color="auto"/>
        <w:bottom w:val="none" w:sz="0" w:space="0" w:color="auto"/>
        <w:right w:val="none" w:sz="0" w:space="0" w:color="auto"/>
      </w:divBdr>
    </w:div>
    <w:div w:id="1212619444">
      <w:bodyDiv w:val="1"/>
      <w:marLeft w:val="0"/>
      <w:marRight w:val="0"/>
      <w:marTop w:val="0"/>
      <w:marBottom w:val="0"/>
      <w:divBdr>
        <w:top w:val="none" w:sz="0" w:space="0" w:color="auto"/>
        <w:left w:val="none" w:sz="0" w:space="0" w:color="auto"/>
        <w:bottom w:val="none" w:sz="0" w:space="0" w:color="auto"/>
        <w:right w:val="none" w:sz="0" w:space="0" w:color="auto"/>
      </w:divBdr>
    </w:div>
    <w:div w:id="1391267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mailto:nadav.ahituv@ucsf.edu"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comments" Target="comments.xml"/><Relationship Id="rId12" Type="http://schemas.openxmlformats.org/officeDocument/2006/relationships/hyperlink" Target="mailto:martin.kircher@bihealth.de" TargetMode="External"/><Relationship Id="rId17" Type="http://schemas.openxmlformats.org/officeDocument/2006/relationships/hyperlink" Target="https://www.nextflow.io/docs/latest/executor.html" TargetMode="Externa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hendure@uw.edu"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conda.io/en/latest/miniconda.html" TargetMode="External"/><Relationship Id="rId23" Type="http://schemas.openxmlformats.org/officeDocument/2006/relationships/hyperlink" Target="https://github.com/shendurelab/MPRAflow" TargetMode="External"/><Relationship Id="rId10" Type="http://schemas.openxmlformats.org/officeDocument/2006/relationships/hyperlink" Target="mailto:fumitaka.inoue@ucsf.edu" TargetMode="External"/><Relationship Id="rId19" Type="http://schemas.openxmlformats.org/officeDocument/2006/relationships/image" Target="media/image3.png"/><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hyperlink" Target="https://github.com/shendurelab/MPRAflow"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ipjZDmuDZiEph0eyB3dZE/hn6Q==">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13D35E-0CF9-7143-B44B-C09D9F4A5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30</Pages>
  <Words>11195</Words>
  <Characters>63813</Characters>
  <Application>Microsoft Office Word</Application>
  <DocSecurity>0</DocSecurity>
  <Lines>531</Lines>
  <Paragraphs>149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74859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Ahituv, Nadav</dc:creator>
  <cp:lastModifiedBy>Vikram Agarwal</cp:lastModifiedBy>
  <cp:revision>5</cp:revision>
  <dcterms:created xsi:type="dcterms:W3CDTF">2019-12-22T18:33:00Z</dcterms:created>
  <dcterms:modified xsi:type="dcterms:W3CDTF">2019-12-28T20:07:00Z</dcterms:modified>
</cp:coreProperties>
</file>